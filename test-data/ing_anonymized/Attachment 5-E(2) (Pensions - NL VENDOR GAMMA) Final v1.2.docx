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8" w:type="dxa"/>
        <w:jc w:val="start"/>
        <w:tblInd w:w="0" w:type="dxa"/>
        <w:tblLayout w:type="fixed"/>
        <w:tblCellMar>
          <w:top w:w="0" w:type="dxa"/>
          <w:start w:w="108" w:type="dxa"/>
          <w:bottom w:w="0" w:type="dxa"/>
          <w:end w:w="108" w:type="dxa"/>
        </w:tblCellMar>
      </w:tblPr>
      <w:tblGrid>
        <w:gridCol w:w="1188"/>
        <w:gridCol w:w="1800"/>
        <w:gridCol w:w="5540"/>
      </w:tblGrid>
      <w:tr>
        <w:trPr/>
        <w:tc>
          <w:tcPr>
            <w:tcW w:w="1188" w:type="dxa"/>
            <w:tcBorders/>
          </w:tcPr>
          <w:p>
            <w:pPr>
              <w:pStyle w:val="BodyText"/>
              <w:spacing w:before="0" w:after="0"/>
              <w:ind w:start="0" w:end="0"/>
              <w:rPr>
                <w:b/>
                <w:bCs/>
                <w:i/>
                <w:i/>
                <w:iCs/>
                <w:color w:val="FF0000"/>
                <w:sz w:val="16"/>
                <w:szCs w:val="16"/>
              </w:rPr>
            </w:pPr>
            <w:r>
              <w:rPr>
                <w:b/>
                <w:bCs/>
                <w:i/>
                <w:iCs/>
                <w:color w:val="FF0000"/>
                <w:sz w:val="16"/>
                <w:szCs w:val="16"/>
              </w:rPr>
              <w:t>Version</w:t>
            </w:r>
          </w:p>
        </w:tc>
        <w:tc>
          <w:tcPr>
            <w:tcW w:w="1800" w:type="dxa"/>
            <w:tcBorders/>
          </w:tcPr>
          <w:p>
            <w:pPr>
              <w:pStyle w:val="BodyText"/>
              <w:spacing w:before="0" w:after="0"/>
              <w:ind w:start="0" w:end="0"/>
              <w:rPr>
                <w:b/>
                <w:bCs/>
                <w:i/>
                <w:i/>
                <w:iCs/>
                <w:color w:val="FF0000"/>
                <w:sz w:val="16"/>
                <w:szCs w:val="16"/>
              </w:rPr>
            </w:pPr>
            <w:r>
              <w:rPr>
                <w:b/>
                <w:bCs/>
                <w:i/>
                <w:iCs/>
                <w:color w:val="FF0000"/>
                <w:sz w:val="16"/>
                <w:szCs w:val="16"/>
              </w:rPr>
              <w:t>Date</w:t>
            </w:r>
          </w:p>
        </w:tc>
        <w:tc>
          <w:tcPr>
            <w:tcW w:w="5540" w:type="dxa"/>
            <w:tcBorders/>
          </w:tcPr>
          <w:p>
            <w:pPr>
              <w:pStyle w:val="BodyText"/>
              <w:spacing w:before="0" w:after="0"/>
              <w:ind w:start="0" w:end="0"/>
              <w:rPr>
                <w:b/>
                <w:bCs/>
                <w:i/>
                <w:i/>
                <w:iCs/>
                <w:color w:val="FF0000"/>
                <w:sz w:val="16"/>
                <w:szCs w:val="16"/>
              </w:rPr>
            </w:pPr>
            <w:r>
              <w:rPr>
                <w:b/>
                <w:bCs/>
                <w:i/>
                <w:iCs/>
                <w:color w:val="FF0000"/>
                <w:sz w:val="16"/>
                <w:szCs w:val="16"/>
              </w:rPr>
              <w:t>Changes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ILP v1.1</w:t>
            </w:r>
          </w:p>
        </w:tc>
        <w:tc>
          <w:tcPr>
            <w:tcW w:w="1800" w:type="dxa"/>
            <w:tcBorders/>
          </w:tcPr>
          <w:p>
            <w:pPr>
              <w:pStyle w:val="BodyText"/>
              <w:spacing w:before="0" w:after="0"/>
              <w:ind w:start="0" w:end="0"/>
              <w:rPr>
                <w:bCs/>
                <w:iCs/>
                <w:color w:val="FF0000"/>
                <w:sz w:val="16"/>
                <w:szCs w:val="16"/>
              </w:rPr>
            </w:pPr>
            <w:r>
              <w:rPr>
                <w:bCs/>
                <w:iCs/>
                <w:color w:val="FF0000"/>
                <w:sz w:val="16"/>
                <w:szCs w:val="16"/>
              </w:rPr>
              <w:t>4</w:t>
            </w:r>
            <w:r>
              <w:rPr>
                <w:bCs/>
                <w:iCs/>
                <w:color w:val="FF0000"/>
                <w:sz w:val="16"/>
                <w:szCs w:val="16"/>
                <w:vertAlign w:val="superscript"/>
              </w:rPr>
              <w:t>th</w:t>
            </w:r>
            <w:r>
              <w:rPr>
                <w:bCs/>
                <w:iCs/>
                <w:color w:val="FF0000"/>
                <w:sz w:val="16"/>
                <w:szCs w:val="16"/>
              </w:rPr>
              <w:t xml:space="preserve"> December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Initial draft</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v1.2</w:t>
            </w:r>
          </w:p>
        </w:tc>
        <w:tc>
          <w:tcPr>
            <w:tcW w:w="1800" w:type="dxa"/>
            <w:tcBorders/>
          </w:tcPr>
          <w:p>
            <w:pPr>
              <w:pStyle w:val="BodyText"/>
              <w:spacing w:before="0" w:after="0"/>
              <w:ind w:start="0" w:end="0"/>
              <w:rPr/>
            </w:pPr>
            <w:r>
              <w:rPr>
                <w:bCs/>
                <w:iCs/>
                <w:color w:val="FF0000"/>
                <w:sz w:val="16"/>
                <w:szCs w:val="16"/>
              </w:rPr>
              <w:t>5</w:t>
            </w:r>
            <w:r>
              <w:rPr>
                <w:bCs/>
                <w:iCs/>
                <w:color w:val="FF0000"/>
                <w:sz w:val="16"/>
                <w:szCs w:val="16"/>
                <w:vertAlign w:val="superscript"/>
              </w:rPr>
              <w:t>th</w:t>
            </w:r>
            <w:r>
              <w:rPr>
                <w:bCs/>
                <w:iCs/>
                <w:color w:val="FF0000"/>
                <w:sz w:val="16"/>
                <w:szCs w:val="16"/>
              </w:rPr>
              <w:t xml:space="preserve"> Dec</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Vendor Gamma memo added as embedded file</w:t>
            </w:r>
          </w:p>
        </w:tc>
      </w:tr>
    </w:tbl>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5-E (2)</w:t>
      </w:r>
    </w:p>
    <w:p>
      <w:pPr>
        <w:pStyle w:val="Title"/>
        <w:rPr>
          <w:lang w:val="en-GB"/>
        </w:rPr>
      </w:pPr>
      <w:r>
        <w:rPr>
          <w:lang w:val="en-GB"/>
        </w:rPr>
      </w:r>
    </w:p>
    <w:p>
      <w:pPr>
        <w:pStyle w:val="Title"/>
        <w:rPr>
          <w:lang w:val="en-GB"/>
        </w:rPr>
      </w:pPr>
      <w:r>
        <w:rPr>
          <w:lang w:val="en-GB"/>
        </w:rPr>
        <w:t>Pensions (NL – gETRONICS)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start="1" w:fmt="decimal"/>
          <w:formProt w:val="false"/>
          <w:textDirection w:val="lrTb"/>
          <w:docGrid w:type="default" w:linePitch="360" w:charSpace="0"/>
        </w:sectPr>
        <w:pStyle w:val="Title"/>
        <w:rPr>
          <w:lang w:val="en-GB"/>
        </w:rPr>
      </w:pPr>
      <w:r>
        <w:rPr>
          <w:lang w:val="en-GB"/>
        </w:rPr>
      </w:r>
    </w:p>
    <w:p>
      <w:pPr>
        <w:pStyle w:val="Normal"/>
        <w:spacing w:before="0" w:after="0"/>
        <w:jc w:val="both"/>
        <w:rPr>
          <w:lang w:val="en-GB"/>
        </w:rPr>
      </w:pPr>
      <w:r>
        <w:rPr>
          <w:lang w:val="en-GB"/>
        </w:rPr>
      </w:r>
    </w:p>
    <w:p>
      <w:pPr>
        <w:pStyle w:val="Normal"/>
        <w:numPr>
          <w:ilvl w:val="0"/>
          <w:numId w:val="5"/>
        </w:numPr>
        <w:spacing w:before="0" w:after="0"/>
        <w:ind w:hanging="720" w:start="720" w:end="0"/>
        <w:jc w:val="both"/>
        <w:rPr/>
      </w:pPr>
      <w:r>
        <w:rPr/>
        <w:t>At the Commencement Date the Employees will be admitted as participants to Vendor Gamma PinkRoccade’s pension scheme called SVG.</w:t>
      </w:r>
      <w:ins w:id="0" w:author="Stuart Johnson" w:date="2006-12-05T11:42:00Z">
        <w:r>
          <w:rPr/>
          <w:t xml:space="preserve">relevant Affected </w:t>
        </w:r>
      </w:ins>
      <w:r>
        <w:rPr/>
      </w:r>
    </w:p>
    <w:p>
      <w:pPr>
        <w:pStyle w:val="Normal"/>
        <w:spacing w:before="0" w:after="0"/>
        <w:ind w:hanging="720" w:start="360" w:end="0"/>
        <w:jc w:val="both"/>
        <w:rPr/>
      </w:pPr>
      <w:r>
        <w:rPr/>
      </w:r>
    </w:p>
    <w:p>
      <w:pPr>
        <w:pStyle w:val="Normal"/>
        <w:numPr>
          <w:ilvl w:val="0"/>
          <w:numId w:val="5"/>
        </w:numPr>
        <w:spacing w:before="0" w:after="0"/>
        <w:ind w:hanging="720" w:start="720" w:end="0"/>
        <w:jc w:val="both"/>
        <w:rPr/>
      </w:pPr>
      <w:r>
        <w:rPr/>
        <w:t>The EuroBank pension fund and Vendor Gamma PinkRoccade SVG pension fund will collaborate, in order to establish a ‘Collectieve Waarde Overdracht’ for all participants, under the conditions mentioned in the following articles and furthermore based on the statutory pension legislation in the Netherlands.</w:t>
      </w:r>
      <w:ins w:id="1" w:author="Stuart Johnson" w:date="2006-12-05T11:42:00Z">
        <w:r>
          <w:rPr/>
          <w:t>(“</w:t>
        </w:r>
      </w:ins>
      <w:ins w:id="2" w:author="Stuart Johnson" w:date="2006-12-05T11:42:00Z">
        <w:r>
          <w:rPr>
            <w:i/>
          </w:rPr>
          <w:t>CWO</w:t>
        </w:r>
      </w:ins>
      <w:ins w:id="3" w:author="Stuart Johnson" w:date="2006-12-05T11:42:00Z">
        <w:r>
          <w:rPr/>
          <w:t xml:space="preserve">”) </w:t>
        </w:r>
      </w:ins>
      <w:r>
        <w:rPr/>
      </w:r>
    </w:p>
    <w:p>
      <w:pPr>
        <w:pStyle w:val="Normal"/>
        <w:spacing w:before="0" w:after="0"/>
        <w:jc w:val="both"/>
        <w:rPr/>
      </w:pPr>
      <w:r>
        <w:rPr/>
      </w:r>
    </w:p>
    <w:p>
      <w:pPr>
        <w:pStyle w:val="Normal"/>
        <w:numPr>
          <w:ilvl w:val="0"/>
          <w:numId w:val="5"/>
        </w:numPr>
        <w:spacing w:before="0" w:after="0"/>
        <w:ind w:hanging="720" w:start="720" w:end="0"/>
        <w:jc w:val="both"/>
        <w:rPr/>
      </w:pPr>
      <w:r>
        <w:rPr/>
        <w:t>Vendor Gamma PinkRoccade has agreed to allow CWO if EuroBank meets the requirements mentioned in the Vendor Gamma Pension Memorandum “ – Binnenkomende collectieve waardeoverdrachten“ of Jan van Leeuwen, Hewitt Associates, 12 October 2006. This document will hereafter be called the Mem3. EuroBank has agreed to meet all requirements mentioned in the Memo. EuroBank has agreed to meet all requirements mentioned in the Memo. The figures mentioned in the Memo can change over time and will be recalculated on the effective transfer date of the CWO.</w:t>
      </w:r>
      <w:del w:id="4" w:author="Stuart Johnson" w:date="2006-12-05T11:41:00Z">
        <w:r>
          <w:rPr/>
          <w:fldChar w:fldCharType="begin"/>
        </w:r>
        <w:r>
          <w:rPr/>
          <w:delInstrText xml:space="preserve"> REF Soort \h </w:delInstrText>
        </w:r>
        <w:r>
          <w:rPr/>
          <w:fldChar w:fldCharType="separate"/>
        </w:r>
        <w:r>
          <w:rPr/>
          <w:delText>Error: Reference source not found</w:delText>
        </w:r>
        <w:r>
          <w:rPr/>
          <w:fldChar w:fldCharType="end"/>
        </w:r>
      </w:del>
      <w:ins w:id="5" w:author="Stuart Johnson" w:date="2006-12-05T11:41:00Z">
        <w:r>
          <w:rPr/>
          <w:t xml:space="preserve"> SVG</w:t>
        </w:r>
      </w:ins>
      <w:r>
        <w:rPr/>
      </w:r>
      <w:ins w:id="6" w:author="Stuart Johnson" w:date="2006-12-05T11:42:00Z">
        <w:r>
          <w:rPr/>
          <w:t xml:space="preserve">o and is contained in the embedded file following this Section </w:t>
        </w:r>
      </w:ins>
      <w:r>
        <w:rPr/>
      </w:r>
    </w:p>
    <w:p>
      <w:pPr>
        <w:pStyle w:val="Normal"/>
        <w:spacing w:before="0" w:after="0"/>
        <w:jc w:val="both"/>
        <w:rPr>
          <w:ins w:id="8" w:author="Stuart Johnson" w:date="2006-12-05T11:43:00Z"/>
        </w:rPr>
      </w:pPr>
      <w:ins w:id="7" w:author="Stuart Johnson" w:date="2006-12-05T11:43:00Z">
        <w:r>
          <w:rPr/>
        </w:r>
      </w:ins>
    </w:p>
    <w:p>
      <w:pPr>
        <w:pStyle w:val="Normal"/>
        <w:spacing w:before="0" w:after="0"/>
        <w:ind w:start="720" w:end="0"/>
        <w:jc w:val="both"/>
        <w:rPr>
          <w:rFonts w:ascii="Verdana" w:hAnsi="Verdana" w:cs="Verdana"/>
          <w:sz w:val="20"/>
          <w:szCs w:val="20"/>
          <w:ins w:id="10" w:author="Stuart Johnson" w:date="2006-12-05T11:43:00Z"/>
        </w:rPr>
      </w:pPr>
      <w:ins w:id="9" w:author="Stuart Johnson" w:date="2006-12-05T11:43:00Z">
        <w:r>
          <w:rPr>
            <w:rFonts w:cs="Verdana" w:ascii="Verdana" w:hAnsi="Verdana"/>
            <w:sz w:val="20"/>
            <w:szCs w:val="20"/>
          </w:rPr>
          <w:drawing>
            <wp:inline distT="0" distB="0" distL="0" distR="0">
              <wp:extent cx="914400" cy="7143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39" t="-50" r="-39" b="-50"/>
                      <a:stretch>
                        <a:fillRect/>
                      </a:stretch>
                    </pic:blipFill>
                    <pic:spPr bwMode="auto">
                      <a:xfrm>
                        <a:off x="0" y="0"/>
                        <a:ext cx="914400" cy="714375"/>
                      </a:xfrm>
                      <a:prstGeom prst="rect">
                        <a:avLst/>
                      </a:prstGeom>
                      <a:noFill/>
                    </pic:spPr>
                  </pic:pic>
                </a:graphicData>
              </a:graphic>
            </wp:inline>
          </w:drawing>
        </w:r>
      </w:ins>
    </w:p>
    <w:p>
      <w:pPr>
        <w:pStyle w:val="Normal"/>
        <w:spacing w:before="0" w:after="0"/>
        <w:jc w:val="both"/>
        <w:rPr>
          <w:ins w:id="12" w:author="Stuart Johnson" w:date="2006-12-05T11:43:00Z"/>
        </w:rPr>
      </w:pPr>
      <w:ins w:id="11" w:author="Stuart Johnson" w:date="2006-12-05T11:43:00Z">
        <w:r>
          <w:rPr/>
        </w:r>
      </w:ins>
    </w:p>
    <w:p>
      <w:pPr>
        <w:pStyle w:val="Normal"/>
        <w:spacing w:before="0" w:after="0"/>
        <w:ind w:hanging="720" w:end="0"/>
        <w:jc w:val="both"/>
        <w:rPr/>
      </w:pPr>
      <w:r>
        <w:rPr/>
      </w:r>
    </w:p>
    <w:p>
      <w:pPr>
        <w:pStyle w:val="Normal"/>
        <w:numPr>
          <w:ilvl w:val="0"/>
          <w:numId w:val="5"/>
        </w:numPr>
        <w:spacing w:before="0" w:after="0"/>
        <w:ind w:hanging="720" w:start="720" w:end="0"/>
        <w:jc w:val="both"/>
        <w:rPr/>
      </w:pPr>
      <w:r>
        <w:rPr/>
        <w:t>The financial impact of the requirements mentioned in the Memo as well as the transfer of the accrued pension rights will be handled between the EuroBank pension fund and the Vendor Gamma PinkRoccade SVG pension fund.</w:t>
      </w:r>
    </w:p>
    <w:p>
      <w:pPr>
        <w:pStyle w:val="Normal"/>
        <w:spacing w:before="0" w:after="0"/>
        <w:jc w:val="both"/>
        <w:rPr/>
      </w:pPr>
      <w:r>
        <w:rPr/>
      </w:r>
    </w:p>
    <w:p>
      <w:pPr>
        <w:pStyle w:val="Normal"/>
        <w:numPr>
          <w:ilvl w:val="0"/>
          <w:numId w:val="5"/>
        </w:numPr>
        <w:spacing w:before="0" w:after="0"/>
        <w:ind w:hanging="720" w:start="720" w:end="0"/>
        <w:jc w:val="both"/>
        <w:rPr/>
      </w:pPr>
      <w:r>
        <w:rPr/>
        <w:t>The present value of the future pension compensation will be paid into Vendor’s Pension Fund and then handled as described in the Memo.</w:t>
      </w:r>
    </w:p>
    <w:p>
      <w:pPr>
        <w:pStyle w:val="Normal"/>
        <w:spacing w:before="0" w:after="0"/>
        <w:ind w:hanging="720" w:start="360" w:end="0"/>
        <w:jc w:val="both"/>
        <w:rPr/>
      </w:pPr>
      <w:r>
        <w:rPr/>
      </w:r>
    </w:p>
    <w:p>
      <w:pPr>
        <w:pStyle w:val="Normal"/>
        <w:numPr>
          <w:ilvl w:val="0"/>
          <w:numId w:val="5"/>
        </w:numPr>
        <w:spacing w:before="0" w:after="0"/>
        <w:ind w:hanging="720" w:start="720" w:end="0"/>
        <w:jc w:val="both"/>
        <w:rPr/>
      </w:pPr>
      <w:r>
        <w:rPr/>
        <w:t>On Commencement Date, the Vendor Gamma PinkRoccade SVG pension fund receives an estimated overview of the accrued rights and total sum to be transferred, including the requirements as mentioned in the Memo.</w:t>
      </w:r>
    </w:p>
    <w:p>
      <w:pPr>
        <w:pStyle w:val="Normal"/>
        <w:spacing w:before="0" w:after="0"/>
        <w:ind w:hanging="720" w:end="0"/>
        <w:jc w:val="both"/>
        <w:rPr/>
      </w:pPr>
      <w:r>
        <w:rPr/>
      </w:r>
    </w:p>
    <w:p>
      <w:pPr>
        <w:pStyle w:val="Normal"/>
        <w:numPr>
          <w:ilvl w:val="0"/>
          <w:numId w:val="5"/>
        </w:numPr>
        <w:spacing w:before="0" w:after="0"/>
        <w:ind w:hanging="720" w:start="720" w:end="0"/>
        <w:jc w:val="both"/>
        <w:rPr/>
      </w:pPr>
      <w:r>
        <w:rPr/>
        <w:t>Pre-pension, early pension and VUT are excluded from this arrangement.</w:t>
      </w:r>
    </w:p>
    <w:p>
      <w:pPr>
        <w:pStyle w:val="Normal"/>
        <w:spacing w:before="0" w:after="0"/>
        <w:ind w:hanging="720" w:start="360" w:end="0"/>
        <w:jc w:val="both"/>
        <w:rPr/>
      </w:pPr>
      <w:r>
        <w:rPr/>
      </w:r>
    </w:p>
    <w:p>
      <w:pPr>
        <w:pStyle w:val="Normal"/>
        <w:numPr>
          <w:ilvl w:val="0"/>
          <w:numId w:val="5"/>
        </w:numPr>
        <w:spacing w:before="0" w:after="0"/>
        <w:ind w:hanging="720" w:start="720" w:end="0"/>
        <w:jc w:val="both"/>
        <w:rPr/>
      </w:pPr>
      <w:r>
        <w:rPr/>
        <w:t>This arrangement is strictly applicable to the Vendor Gamma PinkRoccade SVG pension fund only.</w:t>
      </w:r>
    </w:p>
    <w:p>
      <w:pPr>
        <w:pStyle w:val="Normal"/>
        <w:spacing w:before="0" w:after="0"/>
        <w:ind w:hanging="720" w:start="360" w:end="0"/>
        <w:jc w:val="both"/>
        <w:rPr/>
      </w:pPr>
      <w:r>
        <w:rPr/>
      </w:r>
    </w:p>
    <w:p>
      <w:pPr>
        <w:pStyle w:val="Normal"/>
        <w:numPr>
          <w:ilvl w:val="0"/>
          <w:numId w:val="5"/>
        </w:numPr>
        <w:spacing w:before="0" w:after="0"/>
        <w:ind w:hanging="720" w:start="720" w:end="0"/>
        <w:jc w:val="both"/>
        <w:rPr>
          <w:rFonts w:ascii="Arial" w:hAnsi="Arial" w:cs="Arial"/>
          <w:sz w:val="20"/>
          <w:szCs w:val="20"/>
          <w:lang w:val="nl-NL"/>
        </w:rPr>
      </w:pPr>
      <w:r>
        <w:rPr/>
        <w:t>EuroBank has indicated they want to compensate their employees for possible loss in future pension benefits caused by the transfer to Vendor Gamma PinkRoccade. Vendor Gamma PinkRoccade agreed to cooperate with EuroBank by using the fiscal possibilities within the Vendor Gamma PinkRoccade SVG pension fund in order to facilitate this compensation by EuroBank. EuroBank will bear the full costs for this compensation.</w:t>
      </w:r>
    </w:p>
    <w:p>
      <w:pPr>
        <w:pStyle w:val="Normal"/>
        <w:spacing w:before="0" w:after="0"/>
        <w:ind w:hanging="720" w:start="360" w:end="0"/>
        <w:jc w:val="both"/>
        <w:rPr>
          <w:rFonts w:ascii="Arial" w:hAnsi="Arial" w:cs="Arial"/>
          <w:sz w:val="20"/>
          <w:szCs w:val="20"/>
          <w:lang w:val="nl-NL"/>
        </w:rPr>
      </w:pPr>
      <w:r>
        <w:rPr>
          <w:rFonts w:cs="Arial" w:ascii="Arial" w:hAnsi="Arial"/>
          <w:sz w:val="20"/>
          <w:szCs w:val="20"/>
          <w:lang w:val="nl-NL"/>
        </w:rPr>
      </w:r>
    </w:p>
    <w:p>
      <w:pPr>
        <w:pStyle w:val="Normal"/>
        <w:numPr>
          <w:ilvl w:val="0"/>
          <w:numId w:val="5"/>
        </w:numPr>
        <w:spacing w:before="0" w:after="0"/>
        <w:ind w:hanging="720" w:start="720" w:end="0"/>
        <w:jc w:val="both"/>
        <w:rPr>
          <w:rFonts w:ascii="Arial" w:hAnsi="Arial" w:cs="Arial"/>
          <w:sz w:val="20"/>
          <w:szCs w:val="20"/>
          <w:lang w:val="en-GB"/>
        </w:rPr>
      </w:pPr>
      <w:r>
        <w:rPr/>
        <w:t>The CWO will be completed within three months after Commencement Date, for all Affected Employees. If any Affected Employee decides not to participate in the CWO, the Affected Employee has to indicate this in writing.</w:t>
      </w:r>
    </w:p>
    <w:p>
      <w:pPr>
        <w:pStyle w:val="Normal"/>
        <w:spacing w:before="0" w:after="0"/>
        <w:jc w:val="both"/>
        <w:rPr>
          <w:rFonts w:ascii="Arial" w:hAnsi="Arial" w:cs="Arial"/>
          <w:sz w:val="20"/>
          <w:szCs w:val="20"/>
          <w:lang w:val="en-GB"/>
        </w:rPr>
      </w:pPr>
      <w:r>
        <w:rPr>
          <w:rFonts w:cs="Arial" w:ascii="Arial" w:hAnsi="Arial"/>
          <w:sz w:val="20"/>
          <w:szCs w:val="20"/>
          <w:lang w:val="en-GB"/>
        </w:rPr>
      </w:r>
    </w:p>
    <w:p>
      <w:pPr>
        <w:pStyle w:val="Normal"/>
        <w:spacing w:before="0" w:after="0"/>
        <w:jc w:val="both"/>
        <w:rPr>
          <w:rFonts w:ascii="Arial" w:hAnsi="Arial" w:cs="Arial"/>
          <w:sz w:val="20"/>
          <w:szCs w:val="20"/>
          <w:lang w:val="en-GB"/>
        </w:rPr>
      </w:pPr>
      <w:r>
        <w:rPr>
          <w:rFonts w:cs="Arial" w:ascii="Arial" w:hAnsi="Arial"/>
          <w:sz w:val="20"/>
          <w:szCs w:val="20"/>
          <w:lang w:val="en-GB"/>
        </w:rPr>
      </w:r>
    </w:p>
    <w:sectPr>
      <w:headerReference w:type="default" r:id="rId5"/>
      <w:headerReference w:type="first" r:id="rId6"/>
      <w:footerReference w:type="default" r:id="rId7"/>
      <w:footerReference w:type="first" r:id="rId8"/>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ab/>
      <w:t>30/11/2006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tab/>
      <w:tab/>
      <w:t>Attachment 5-E(2) (Pensions - NL VENDOR GAMMA) Final v1.2.doc</w:t>
    </w:r>
    <w:r>
      <w:rPr/>
    </w:r>
    <w:r>
      <w:rPr>
        <w:sz w:val="16"/>
        <w:szCs w:val="16"/>
      </w:rPr>
    </w:r>
    <w:r>
      <w:rPr>
        <w:sz w:val="16"/>
        <w:szCs w:val="16"/>
      </w:rPr>
    </w:r>
    <w:r>
      <w:rPr>
        <w:sz w:val="16"/>
        <w:szCs w:val="16"/>
      </w:rPr>
    </w:r>
    <w:r>
      <w:rPr>
        <w:sz w:val="16"/>
        <w:szCs w:val="16"/>
      </w:rPr>
    </w: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tab/>
      <w:tab/>
      <w:t>Attachment 5-E(2) (Pensions - NL VENDOR GAMMA) Final v1.2.doc</w:t>
    </w:r>
    <w:r>
      <w:rPr/>
    </w:r>
    <w:r>
      <w:rPr>
        <w:sz w:val="16"/>
        <w:szCs w:val="16"/>
      </w:rPr>
    </w:r>
    <w:r>
      <w:rPr>
        <w:sz w:val="16"/>
        <w:szCs w:val="16"/>
      </w:rPr>
    </w:r>
    <w:r>
      <w:rPr>
        <w:sz w:val="16"/>
        <w:szCs w:val="16"/>
      </w:rPr>
    </w:r>
    <w:r>
      <w:rPr>
        <w:sz w:val="16"/>
        <w:szCs w:val="16"/>
      </w:rPr>
    </w: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color w:val="000000"/>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i w:val="false"/>
      <w:color w:val="000000"/>
      <w:sz w:val="22"/>
    </w:rPr>
  </w:style>
  <w:style w:type="character" w:styleId="WW8Num3z1">
    <w:name w:val="WW8Num3z1"/>
    <w:qFormat/>
    <w:rPr>
      <w:rFonts w:ascii="Times New Roman" w:hAnsi="Times New Roman" w:cs="Times New Roman"/>
      <w:b w:val="false"/>
      <w:i w:val="false"/>
      <w:sz w:val="22"/>
    </w:rPr>
  </w:style>
  <w:style w:type="character" w:styleId="WW8Num3z4">
    <w:name w:val="WW8Num3z4"/>
    <w:qFormat/>
    <w:rPr/>
  </w:style>
  <w:style w:type="character" w:styleId="WW8Num4z0">
    <w:name w:val="WW8Num4z0"/>
    <w:qFormat/>
    <w:rPr>
      <w:color w:val="000000"/>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PageNumber">
    <w:name w:val="page number"/>
    <w:basedOn w:val="DefaultParagraphFon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wmf"/><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2006-12-05T16:01:00Z</dcterms:created>
  <dc:creator> </dc:creator>
  <dc:description/>
  <cp:keywords/>
  <dc:language>en-US</dc:language>
  <cp:lastModifiedBy>Stuart Johnson</cp:lastModifiedBy>
  <cp:lastPrinted>2005-07-04T16:19:00Z</cp:lastPrinted>
  <dcterms:modified xsi:type="dcterms:W3CDTF">2006-12-05T16:16:00Z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272225657</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5E 2</vt:lpwstr>
  </property>
  <property fmtid="{D5CDD505-2E9C-101B-9397-08002B2CF9AE}" pid="6" name="_ReviewingToolsShownOnce">
    <vt:lpwstr/>
  </property>
</Properties>
</file>