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8528" w:type="dxa"/>
        <w:jc w:val="start"/>
        <w:tblInd w:w="0" w:type="dxa"/>
        <w:tblLayout w:type="fixed"/>
        <w:tblCellMar>
          <w:top w:w="0" w:type="dxa"/>
          <w:start w:w="108" w:type="dxa"/>
          <w:bottom w:w="0" w:type="dxa"/>
          <w:end w:w="108" w:type="dxa"/>
        </w:tblCellMar>
      </w:tblPr>
      <w:tblGrid>
        <w:gridCol w:w="1188"/>
        <w:gridCol w:w="1800"/>
        <w:gridCol w:w="5540"/>
      </w:tblGrid>
      <w:tr>
        <w:trPr/>
        <w:tc>
          <w:tcPr>
            <w:tcW w:w="1188" w:type="dxa"/>
            <w:tcBorders/>
          </w:tcPr>
          <w:p>
            <w:pPr>
              <w:pStyle w:val="BodyText"/>
              <w:spacing w:before="0" w:after="0"/>
              <w:ind w:start="0" w:end="0"/>
              <w:rPr>
                <w:b/>
                <w:bCs/>
                <w:i/>
                <w:i/>
                <w:iCs/>
                <w:color w:val="FF0000"/>
                <w:sz w:val="16"/>
                <w:szCs w:val="16"/>
              </w:rPr>
            </w:pPr>
            <w:r>
              <w:rPr>
                <w:b/>
                <w:bCs/>
                <w:i/>
                <w:iCs/>
                <w:color w:val="FF0000"/>
                <w:sz w:val="16"/>
                <w:szCs w:val="16"/>
              </w:rPr>
              <w:t>Version</w:t>
            </w:r>
          </w:p>
        </w:tc>
        <w:tc>
          <w:tcPr>
            <w:tcW w:w="1800" w:type="dxa"/>
            <w:tcBorders/>
          </w:tcPr>
          <w:p>
            <w:pPr>
              <w:pStyle w:val="BodyText"/>
              <w:spacing w:before="0" w:after="0"/>
              <w:ind w:start="0" w:end="0"/>
              <w:rPr>
                <w:b/>
                <w:bCs/>
                <w:i/>
                <w:i/>
                <w:iCs/>
                <w:color w:val="FF0000"/>
                <w:sz w:val="16"/>
                <w:szCs w:val="16"/>
              </w:rPr>
            </w:pPr>
            <w:r>
              <w:rPr>
                <w:b/>
                <w:bCs/>
                <w:i/>
                <w:iCs/>
                <w:color w:val="FF0000"/>
                <w:sz w:val="16"/>
                <w:szCs w:val="16"/>
              </w:rPr>
              <w:t>Date</w:t>
            </w:r>
          </w:p>
        </w:tc>
        <w:tc>
          <w:tcPr>
            <w:tcW w:w="5540" w:type="dxa"/>
            <w:tcBorders/>
          </w:tcPr>
          <w:p>
            <w:pPr>
              <w:pStyle w:val="BodyText"/>
              <w:spacing w:before="0" w:after="0"/>
              <w:ind w:start="0" w:end="0"/>
              <w:rPr>
                <w:b/>
                <w:bCs/>
                <w:i/>
                <w:i/>
                <w:iCs/>
                <w:color w:val="FF0000"/>
                <w:sz w:val="16"/>
                <w:szCs w:val="16"/>
              </w:rPr>
            </w:pPr>
            <w:r>
              <w:rPr>
                <w:b/>
                <w:bCs/>
                <w:i/>
                <w:iCs/>
                <w:color w:val="FF0000"/>
                <w:sz w:val="16"/>
                <w:szCs w:val="16"/>
              </w:rPr>
              <w:t>Changes</w:t>
            </w:r>
          </w:p>
        </w:tc>
      </w:tr>
      <w:tr>
        <w:trPr/>
        <w:tc>
          <w:tcPr>
            <w:tcW w:w="1188" w:type="dxa"/>
            <w:tcBorders/>
          </w:tcPr>
          <w:p>
            <w:pPr>
              <w:pStyle w:val="BodyText"/>
              <w:spacing w:before="0" w:after="0"/>
              <w:ind w:start="0" w:end="0"/>
              <w:rPr>
                <w:bCs/>
                <w:iCs/>
                <w:color w:val="FF0000"/>
                <w:sz w:val="16"/>
                <w:szCs w:val="16"/>
              </w:rPr>
            </w:pPr>
            <w:r>
              <w:rPr>
                <w:bCs/>
                <w:iCs/>
                <w:color w:val="FF0000"/>
                <w:sz w:val="16"/>
                <w:szCs w:val="16"/>
              </w:rPr>
              <w:t>ILP v1.1</w:t>
            </w:r>
          </w:p>
        </w:tc>
        <w:tc>
          <w:tcPr>
            <w:tcW w:w="1800" w:type="dxa"/>
            <w:tcBorders/>
          </w:tcPr>
          <w:p>
            <w:pPr>
              <w:pStyle w:val="BodyText"/>
              <w:spacing w:before="0" w:after="0"/>
              <w:ind w:start="0" w:end="0"/>
              <w:rPr>
                <w:bCs/>
                <w:iCs/>
                <w:color w:val="FF0000"/>
                <w:sz w:val="16"/>
                <w:szCs w:val="16"/>
              </w:rPr>
            </w:pPr>
            <w:r>
              <w:rPr>
                <w:bCs/>
                <w:iCs/>
                <w:color w:val="FF0000"/>
                <w:sz w:val="16"/>
                <w:szCs w:val="16"/>
              </w:rPr>
              <w:t>4</w:t>
            </w:r>
            <w:r>
              <w:rPr>
                <w:bCs/>
                <w:iCs/>
                <w:color w:val="FF0000"/>
                <w:sz w:val="16"/>
                <w:szCs w:val="16"/>
                <w:vertAlign w:val="superscript"/>
              </w:rPr>
              <w:t>th</w:t>
            </w:r>
            <w:r>
              <w:rPr>
                <w:bCs/>
                <w:iCs/>
                <w:color w:val="FF0000"/>
                <w:sz w:val="16"/>
                <w:szCs w:val="16"/>
              </w:rPr>
              <w:t xml:space="preserve"> December 2006</w:t>
            </w:r>
          </w:p>
        </w:tc>
        <w:tc>
          <w:tcPr>
            <w:tcW w:w="5540" w:type="dxa"/>
            <w:tcBorders/>
          </w:tcPr>
          <w:p>
            <w:pPr>
              <w:pStyle w:val="BodyText"/>
              <w:spacing w:before="0" w:after="0"/>
              <w:ind w:start="0" w:end="0"/>
              <w:jc w:val="both"/>
              <w:rPr>
                <w:bCs/>
                <w:iCs/>
                <w:color w:val="FF0000"/>
                <w:sz w:val="16"/>
                <w:szCs w:val="16"/>
              </w:rPr>
            </w:pPr>
            <w:r>
              <w:rPr>
                <w:bCs/>
                <w:iCs/>
                <w:color w:val="FF0000"/>
                <w:sz w:val="16"/>
                <w:szCs w:val="16"/>
              </w:rPr>
              <w:t>Initil draft</w:t>
            </w:r>
          </w:p>
        </w:tc>
      </w:tr>
      <w:tr>
        <w:trPr/>
        <w:tc>
          <w:tcPr>
            <w:tcW w:w="1188" w:type="dxa"/>
            <w:tcBorders/>
          </w:tcPr>
          <w:p>
            <w:pPr>
              <w:pStyle w:val="BodyText"/>
              <w:spacing w:before="0" w:after="0"/>
              <w:ind w:start="0" w:end="0"/>
              <w:rPr>
                <w:bCs/>
                <w:iCs/>
                <w:color w:val="FF0000"/>
                <w:sz w:val="16"/>
                <w:szCs w:val="16"/>
              </w:rPr>
            </w:pPr>
            <w:r>
              <w:rPr>
                <w:bCs/>
                <w:iCs/>
                <w:color w:val="FF0000"/>
                <w:sz w:val="16"/>
                <w:szCs w:val="16"/>
              </w:rPr>
              <w:t>SJ v1.2</w:t>
            </w:r>
          </w:p>
        </w:tc>
        <w:tc>
          <w:tcPr>
            <w:tcW w:w="1800" w:type="dxa"/>
            <w:tcBorders/>
          </w:tcPr>
          <w:p>
            <w:pPr>
              <w:pStyle w:val="BodyText"/>
              <w:spacing w:before="0" w:after="0"/>
              <w:ind w:start="0" w:end="0"/>
              <w:rPr/>
            </w:pPr>
            <w:r>
              <w:rPr>
                <w:bCs/>
                <w:iCs/>
                <w:color w:val="FF0000"/>
                <w:sz w:val="16"/>
                <w:szCs w:val="16"/>
              </w:rPr>
              <w:t>5</w:t>
            </w:r>
            <w:r>
              <w:rPr>
                <w:bCs/>
                <w:iCs/>
                <w:color w:val="FF0000"/>
                <w:sz w:val="16"/>
                <w:szCs w:val="16"/>
                <w:vertAlign w:val="superscript"/>
              </w:rPr>
              <w:t>th</w:t>
            </w:r>
            <w:r>
              <w:rPr>
                <w:bCs/>
                <w:iCs/>
                <w:color w:val="FF0000"/>
                <w:sz w:val="16"/>
                <w:szCs w:val="16"/>
              </w:rPr>
              <w:t xml:space="preserve"> Dec</w:t>
            </w:r>
          </w:p>
        </w:tc>
        <w:tc>
          <w:tcPr>
            <w:tcW w:w="5540" w:type="dxa"/>
            <w:tcBorders/>
          </w:tcPr>
          <w:p>
            <w:pPr>
              <w:pStyle w:val="BodyText"/>
              <w:spacing w:before="0" w:after="0"/>
              <w:ind w:start="0" w:end="0"/>
              <w:jc w:val="both"/>
              <w:rPr>
                <w:bCs/>
                <w:iCs/>
                <w:color w:val="FF0000"/>
                <w:sz w:val="16"/>
                <w:szCs w:val="16"/>
              </w:rPr>
            </w:pPr>
            <w:r>
              <w:rPr>
                <w:bCs/>
                <w:iCs/>
                <w:color w:val="FF0000"/>
                <w:sz w:val="16"/>
                <w:szCs w:val="16"/>
              </w:rPr>
              <w:t>AO memo added as embedded file</w:t>
            </w:r>
          </w:p>
        </w:tc>
      </w:tr>
    </w:tbl>
    <w:p>
      <w:pPr>
        <w:pStyle w:val="Title"/>
        <w:rPr>
          <w:lang w:val="en-GB"/>
        </w:rPr>
      </w:pPr>
      <w:r>
        <w:rPr>
          <w:lang w:val="en-GB"/>
        </w:rPr>
      </w:r>
    </w:p>
    <w:p>
      <w:pPr>
        <w:pStyle w:val="Title"/>
        <w:rPr>
          <w:lang w:val="en-GB"/>
        </w:rPr>
      </w:pPr>
      <w:r>
        <w:rPr>
          <w:lang w:val="en-GB"/>
        </w:rPr>
      </w:r>
    </w:p>
    <w:p>
      <w:pPr>
        <w:pStyle w:val="Title"/>
        <w:rPr>
          <w:lang w:val="en-GB"/>
        </w:rPr>
      </w:pPr>
      <w:r>
        <w:rPr>
          <w:lang w:val="en-GB"/>
        </w:rPr>
        <w:t>EuroBank</w:t>
      </w:r>
    </w:p>
    <w:p>
      <w:pPr>
        <w:pStyle w:val="Title"/>
        <w:rPr>
          <w:lang w:val="en-GB"/>
        </w:rPr>
      </w:pPr>
      <w:r>
        <w:rPr>
          <w:lang w:val="en-GB"/>
        </w:rPr>
      </w:r>
    </w:p>
    <w:p>
      <w:pPr>
        <w:pStyle w:val="Title"/>
        <w:rPr>
          <w:lang w:val="en-GB"/>
        </w:rPr>
      </w:pPr>
      <w:r>
        <w:rPr>
          <w:lang w:val="en-GB"/>
        </w:rPr>
        <w:t>Attachment 5-E (3)</w:t>
      </w:r>
    </w:p>
    <w:p>
      <w:pPr>
        <w:pStyle w:val="Title"/>
        <w:rPr>
          <w:lang w:val="en-GB"/>
        </w:rPr>
      </w:pPr>
      <w:r>
        <w:rPr>
          <w:lang w:val="en-GB"/>
        </w:rPr>
      </w:r>
    </w:p>
    <w:p>
      <w:pPr>
        <w:pStyle w:val="Title"/>
        <w:rPr>
          <w:lang w:val="en-GB"/>
        </w:rPr>
      </w:pPr>
      <w:r>
        <w:rPr>
          <w:lang w:val="en-GB"/>
        </w:rPr>
        <w:t>Pensions (NL - atos origin)</w:t>
      </w:r>
    </w:p>
    <w:p>
      <w:pPr>
        <w:pStyle w:val="Title"/>
        <w:rPr>
          <w:lang w:val="en-GB"/>
        </w:rPr>
      </w:pPr>
      <w:r>
        <w:rPr>
          <w:lang w:val="en-GB"/>
        </w:rPr>
      </w:r>
    </w:p>
    <w:p>
      <w:pPr>
        <w:pStyle w:val="Title"/>
        <w:rPr>
          <w:lang w:val="en-GB"/>
        </w:rPr>
      </w:pPr>
      <w:r>
        <w:rPr>
          <w:lang w:val="en-GB"/>
        </w:rPr>
      </w:r>
    </w:p>
    <w:p>
      <w:pPr>
        <w:pStyle w:val="Title"/>
        <w:rPr>
          <w:lang w:val="en-GB"/>
        </w:rPr>
      </w:pPr>
      <w:r>
        <w:rPr>
          <w:lang w:val="en-GB"/>
        </w:rPr>
      </w:r>
    </w:p>
    <w:p>
      <w:pPr>
        <w:pStyle w:val="Title"/>
        <w:rPr>
          <w:lang w:val="en-GB"/>
        </w:rPr>
      </w:pPr>
      <w:r>
        <w:rPr>
          <w:lang w:val="en-GB"/>
        </w:rPr>
      </w:r>
    </w:p>
    <w:p>
      <w:pPr>
        <w:pStyle w:val="Title"/>
        <w:rPr>
          <w:lang w:val="en-GB"/>
        </w:rPr>
      </w:pPr>
      <w:r>
        <w:rPr>
          <w:lang w:val="en-GB"/>
        </w:rPr>
      </w:r>
    </w:p>
    <w:p>
      <w:pPr>
        <w:pStyle w:val="Title"/>
        <w:rPr>
          <w:lang w:val="en-GB"/>
        </w:rPr>
      </w:pPr>
      <w:r>
        <w:rPr>
          <w:lang w:val="en-GB"/>
        </w:rPr>
      </w:r>
    </w:p>
    <w:p>
      <w:pPr>
        <w:pStyle w:val="Title"/>
        <w:rPr>
          <w:lang w:val="en-GB"/>
        </w:rPr>
      </w:pPr>
      <w:r>
        <w:rPr>
          <w:lang w:val="en-GB"/>
        </w:rPr>
      </w:r>
    </w:p>
    <w:p>
      <w:pPr>
        <w:pStyle w:val="Title"/>
        <w:rPr>
          <w:lang w:val="en-GB"/>
        </w:rPr>
      </w:pPr>
      <w:r>
        <w:rPr>
          <w:lang w:val="en-GB"/>
        </w:rPr>
      </w:r>
    </w:p>
    <w:p>
      <w:pPr>
        <w:sectPr>
          <w:headerReference w:type="default" r:id="rId2"/>
          <w:footerReference w:type="default" r:id="rId3"/>
          <w:type w:val="nextPage"/>
          <w:pgSz w:w="11906" w:h="16838"/>
          <w:pgMar w:left="1729" w:right="1729" w:gutter="0" w:header="720" w:top="776" w:footer="720" w:bottom="1094"/>
          <w:pgNumType w:start="1" w:fmt="decimal"/>
          <w:formProt w:val="false"/>
          <w:textDirection w:val="lrTb"/>
          <w:docGrid w:type="default" w:linePitch="360" w:charSpace="0"/>
        </w:sectPr>
        <w:pStyle w:val="Title"/>
        <w:rPr>
          <w:lang w:val="en-GB"/>
        </w:rPr>
      </w:pPr>
      <w:r>
        <w:rPr>
          <w:lang w:val="en-GB"/>
        </w:rPr>
      </w:r>
    </w:p>
    <w:p>
      <w:pPr>
        <w:pStyle w:val="Normal"/>
        <w:rPr>
          <w:lang w:val="en-GB"/>
        </w:rPr>
      </w:pPr>
      <w:r>
        <w:rPr>
          <w:lang w:val="en-GB"/>
        </w:rPr>
      </w:r>
    </w:p>
    <w:p>
      <w:pPr>
        <w:pStyle w:val="Normal"/>
        <w:numPr>
          <w:ilvl w:val="0"/>
          <w:numId w:val="5"/>
        </w:numPr>
        <w:spacing w:before="0" w:after="0"/>
        <w:ind w:hanging="720" w:start="720" w:end="0"/>
        <w:jc w:val="both"/>
        <w:rPr/>
      </w:pPr>
      <w:r>
        <w:rPr/>
        <w:t>At the Commencement Date the Employees will be admitted as participants to Vendor Alpha’s pension scheme called Oriflex.</w:t>
      </w:r>
      <w:ins w:id="0" w:author="Stuart Johnson" w:date="2006-12-05T11:52:00Z">
        <w:r>
          <w:rPr/>
          <w:t xml:space="preserve">relevant Affected </w:t>
        </w:r>
      </w:ins>
      <w:r>
        <w:rPr/>
      </w:r>
    </w:p>
    <w:p>
      <w:pPr>
        <w:pStyle w:val="Normal"/>
        <w:spacing w:before="0" w:after="0"/>
        <w:jc w:val="both"/>
        <w:rPr/>
      </w:pPr>
      <w:r>
        <w:rPr/>
      </w:r>
    </w:p>
    <w:p>
      <w:pPr>
        <w:pStyle w:val="Normal"/>
        <w:numPr>
          <w:ilvl w:val="0"/>
          <w:numId w:val="5"/>
        </w:numPr>
        <w:spacing w:before="0" w:after="0"/>
        <w:ind w:hanging="720" w:start="720" w:end="0"/>
        <w:jc w:val="both"/>
        <w:rPr/>
      </w:pPr>
      <w:r>
        <w:rPr/>
        <w:t>Vendor Alpha and EuroBank have agreed to additional arrangements pertaining to past service pensions and coming service pensions. These are explained in the memorandum of Mercer Human Resource Consulting to Vendor Alpha NL – Neptune Team, dated 5 October 2006. This document will hereafter be called the Memo</w:t>
      </w:r>
      <w:ins w:id="1" w:author="Stuart Johnson" w:date="2006-12-05T11:52:00Z">
        <w:r>
          <w:rPr/>
          <w:t xml:space="preserve"> and is contained in the following embedded file:</w:t>
        </w:r>
      </w:ins>
      <w:del w:id="2" w:author="Stuart Johnson" w:date="2006-12-05T11:52:00Z">
        <w:r>
          <w:rPr/>
          <w:delText>.</w:delText>
        </w:r>
      </w:del>
    </w:p>
    <w:p>
      <w:pPr>
        <w:pStyle w:val="Normal"/>
        <w:spacing w:before="0" w:after="0"/>
        <w:jc w:val="both"/>
        <w:rPr>
          <w:ins w:id="4" w:author="Stuart Johnson" w:date="2006-12-05T11:52:00Z"/>
        </w:rPr>
      </w:pPr>
      <w:ins w:id="3" w:author="Stuart Johnson" w:date="2006-12-05T11:52:00Z">
        <w:r>
          <w:rPr/>
        </w:r>
      </w:ins>
    </w:p>
    <w:p>
      <w:pPr>
        <w:pStyle w:val="Normal"/>
        <w:spacing w:before="0" w:after="0"/>
        <w:ind w:start="720" w:end="0"/>
        <w:jc w:val="both"/>
        <w:rPr>
          <w:rFonts w:ascii="Arial" w:hAnsi="Arial" w:cs="Arial"/>
          <w:sz w:val="20"/>
          <w:szCs w:val="20"/>
          <w:lang w:val="en-US" w:eastAsia="en-US"/>
          <w:ins w:id="6" w:author="Stuart Johnson" w:date="2006-12-05T11:52:00Z"/>
        </w:rPr>
      </w:pPr>
      <w:ins w:id="5" w:author="Stuart Johnson" w:date="2006-12-05T11:52:00Z">
        <w:r>
          <w:rPr>
            <w:rFonts w:cs="Arial" w:ascii="Arial" w:hAnsi="Arial"/>
            <w:sz w:val="20"/>
            <w:szCs w:val="20"/>
            <w:lang w:val="en-US" w:eastAsia="en-US"/>
          </w:rPr>
          <w:drawing>
            <wp:inline distT="0" distB="0" distL="0" distR="0">
              <wp:extent cx="914400" cy="714375"/>
              <wp:effectExtent l="0" t="0" r="0" b="0"/>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4"/>
                      <a:srcRect l="-39" t="-50" r="-39" b="-50"/>
                      <a:stretch>
                        <a:fillRect/>
                      </a:stretch>
                    </pic:blipFill>
                    <pic:spPr bwMode="auto">
                      <a:xfrm>
                        <a:off x="0" y="0"/>
                        <a:ext cx="914400" cy="714375"/>
                      </a:xfrm>
                      <a:prstGeom prst="rect">
                        <a:avLst/>
                      </a:prstGeom>
                      <a:noFill/>
                    </pic:spPr>
                  </pic:pic>
                </a:graphicData>
              </a:graphic>
            </wp:inline>
          </w:drawing>
        </w:r>
      </w:ins>
    </w:p>
    <w:p>
      <w:pPr>
        <w:pStyle w:val="Normal"/>
        <w:spacing w:before="0" w:after="0"/>
        <w:jc w:val="both"/>
        <w:rPr/>
      </w:pPr>
      <w:r>
        <w:rPr/>
      </w:r>
    </w:p>
    <w:p>
      <w:pPr>
        <w:pStyle w:val="Normal"/>
        <w:numPr>
          <w:ilvl w:val="0"/>
          <w:numId w:val="5"/>
        </w:numPr>
        <w:spacing w:before="0" w:after="0"/>
        <w:ind w:hanging="720" w:start="720" w:end="0"/>
        <w:jc w:val="both"/>
        <w:rPr/>
      </w:pPr>
      <w:r>
        <w:rPr/>
        <w:t>Following the publication of the Memo, Vendor Alpha and EuroBank have resolved the issue raised in part 3 of the Memo. EuroBank has agreed to Vendor Alpha’s counter proposal. For the avoidance of doubt: this means that the Accrued Rights Value and the Accrued Rights Difference, each with accrued interest , will be paid by EuroBank into Vendor Alpha’s Pension Fund without advance payment, after it has become known which employees want asset transfer.</w:t>
      </w:r>
    </w:p>
    <w:p>
      <w:pPr>
        <w:pStyle w:val="Normal"/>
        <w:spacing w:before="0" w:after="0"/>
        <w:jc w:val="both"/>
        <w:rPr/>
      </w:pPr>
      <w:r>
        <w:rPr/>
      </w:r>
    </w:p>
    <w:p>
      <w:pPr>
        <w:pStyle w:val="Normal"/>
        <w:numPr>
          <w:ilvl w:val="0"/>
          <w:numId w:val="6"/>
        </w:numPr>
        <w:spacing w:before="0" w:after="0"/>
        <w:ind w:hanging="720" w:start="720" w:end="0"/>
        <w:jc w:val="both"/>
        <w:rPr>
          <w:lang w:val="en-GB"/>
        </w:rPr>
      </w:pPr>
      <w:r>
        <w:rPr/>
        <w:t>Following the publication of the Memo Vendor Alpha and EuroBank have resolved the question raised in part 4 of the Memo. EuroBank has agreed to the Vendor Alpha proposal. For the avoidance of doubt: this means that the present value of the future pension compensation will be paid by EuroBank into Vendor Alpha’s Pension Fund and then handled as described in the Memo.</w:t>
      </w:r>
    </w:p>
    <w:sectPr>
      <w:headerReference w:type="default" r:id="rId5"/>
      <w:headerReference w:type="first" r:id="rId6"/>
      <w:footerReference w:type="default" r:id="rId7"/>
      <w:footerReference w:type="first" r:id="rId8"/>
      <w:type w:val="nextPage"/>
      <w:pgSz w:w="11906" w:h="16838"/>
      <w:pgMar w:left="1729" w:right="1729" w:gutter="0" w:header="720" w:top="776" w:footer="720" w:bottom="1094"/>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Bold">
    <w:altName w:val="Times New Roman"/>
    <w:charset w:val="00" w:characterSet="windows-1252"/>
    <w:family w:val="roman"/>
    <w:pitch w:val="default"/>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8640"/>
        <w:tab w:val="left" w:pos="4320" w:leader="none"/>
        <w:tab w:val="left" w:pos="7560" w:leader="none"/>
      </w:tabs>
      <w:spacing w:before="120" w:after="120"/>
      <w:rPr>
        <w:sz w:val="16"/>
        <w:szCs w:val="16"/>
      </w:rPr>
    </w:pPr>
    <w:r>
      <w:rPr>
        <w:sz w:val="16"/>
        <w:szCs w:val="16"/>
      </w:rPr>
    </w:r>
  </w:p>
  <w:p>
    <w:pPr>
      <w:pStyle w:val="Footer"/>
      <w:tabs>
        <w:tab w:val="clear" w:pos="8640"/>
        <w:tab w:val="left" w:pos="4320" w:leader="none"/>
        <w:tab w:val="left" w:pos="7560" w:leader="none"/>
      </w:tabs>
      <w:spacing w:before="120" w:after="120"/>
      <w:rPr/>
    </w:pPr>
    <w:r>
      <w:rPr>
        <w:sz w:val="16"/>
        <w:szCs w:val="16"/>
      </w:rPr>
      <w:t>Ops&amp;IT Banking Confidential</w:t>
      <w:tab/>
      <w:tab/>
      <w:t>30/11/2006</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8640"/>
        <w:tab w:val="left" w:pos="4320" w:leader="none"/>
        <w:tab w:val="left" w:pos="7560" w:leader="none"/>
      </w:tabs>
      <w:spacing w:before="120" w:after="120"/>
      <w:rPr>
        <w:sz w:val="16"/>
        <w:szCs w:val="16"/>
      </w:rPr>
    </w:pPr>
    <w:r>
      <w:rPr>
        <w:sz w:val="16"/>
        <w:szCs w:val="16"/>
      </w:rPr>
    </w:r>
  </w:p>
  <w:p>
    <w:pPr>
      <w:pStyle w:val="Footer"/>
      <w:tabs>
        <w:tab w:val="clear" w:pos="8640"/>
        <w:tab w:val="left" w:pos="4320" w:leader="none"/>
        <w:tab w:val="left" w:pos="7560" w:leader="none"/>
      </w:tabs>
      <w:spacing w:before="120" w:after="120"/>
      <w:rPr/>
    </w:pPr>
    <w:r>
      <w:rPr>
        <w:sz w:val="16"/>
        <w:szCs w:val="16"/>
      </w:rPr>
      <w:t>Ops&amp;IT Banking Confidential</w:t>
      <w:tab/>
      <w:tab/>
      <w:t>30/11/2006</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8640"/>
        <w:tab w:val="center" w:pos="4320" w:leader="none"/>
        <w:tab w:val="right" w:pos="8460" w:leader="none"/>
      </w:tabs>
      <w:spacing w:before="120" w:after="120"/>
      <w:rPr/>
    </w:pPr>
    <w:r>
      <w:rPr/>
      <w:tab/>
      <w:tab/>
      <w:t>Attachment 5-E(3) (Pensions - NL VENDOR ALPHA) Finalv1.2.doc</w:t>
    </w:r>
    <w:r>
      <w:rPr/>
    </w:r>
    <w:r>
      <w:rPr>
        <w:sz w:val="16"/>
        <w:szCs w:val="16"/>
      </w:rPr>
    </w:r>
    <w:r>
      <w:rPr>
        <w:sz w:val="16"/>
        <w:szCs w:val="16"/>
      </w:rPr>
    </w:r>
    <w:r>
      <w:rPr>
        <w:sz w:val="16"/>
        <w:szCs w:val="16"/>
      </w:rPr>
    </w:r>
    <w:r>
      <w:rPr>
        <w:sz w:val="16"/>
        <w:szCs w:val="16"/>
      </w:rPr>
    </w:r>
    <w:r>
      <w:rPr>
        <w:sz w:val="16"/>
        <w:szCs w:val="16"/>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8640"/>
        <w:tab w:val="center" w:pos="4320" w:leader="none"/>
        <w:tab w:val="right" w:pos="8460" w:leader="none"/>
      </w:tabs>
      <w:spacing w:before="120" w:after="120"/>
      <w:rPr/>
    </w:pPr>
    <w:r>
      <w:rPr/>
      <w:tab/>
      <w:tab/>
      <w:t>Attachment 5-E(3) (Pensions - NL VENDOR ALPHA) Finalv1.2.doc</w:t>
    </w:r>
    <w:r>
      <w:rPr/>
    </w:r>
    <w:r>
      <w:rPr>
        <w:sz w:val="16"/>
        <w:szCs w:val="16"/>
      </w:rPr>
    </w:r>
    <w:r>
      <w:rPr>
        <w:sz w:val="16"/>
        <w:szCs w:val="16"/>
      </w:rPr>
    </w:r>
    <w:r>
      <w:rPr>
        <w:sz w:val="16"/>
        <w:szCs w:val="16"/>
      </w:rPr>
    </w:r>
    <w:r>
      <w:rPr>
        <w:sz w:val="16"/>
        <w:szCs w:val="16"/>
      </w:rPr>
    </w:r>
    <w:r>
      <w:rPr>
        <w:sz w:val="16"/>
        <w:szCs w:val="16"/>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720"/>
        </w:tabs>
        <w:ind w:start="720" w:hanging="720"/>
      </w:pPr>
      <w:rPr>
        <w:sz w:val="22"/>
        <w:i w:val="false"/>
        <w:b/>
        <w:szCs w:val="22"/>
        <w:rFonts w:ascii="Times New Roman Bold;Times New Roman" w:hAnsi="Times New Roman Bold;Times New Roman" w:cs="Times New Roman Bold;Times New Roman"/>
      </w:rPr>
    </w:lvl>
    <w:lvl w:ilvl="1">
      <w:start w:val="1"/>
      <w:numFmt w:val="decimal"/>
      <w:lvlText w:val="%1.%2"/>
      <w:lvlJc w:val="start"/>
      <w:pPr>
        <w:tabs>
          <w:tab w:val="num" w:pos="720"/>
        </w:tabs>
        <w:ind w:start="720" w:hanging="720"/>
      </w:pPr>
      <w:rPr>
        <w:sz w:val="28"/>
        <w:i w:val="false"/>
        <w:b/>
        <w:rFonts w:ascii="Times New Roman Bold;Times New Roman" w:hAnsi="Times New Roman Bold;Times New Roman" w:cs="Times New Roman Bold;Times New Roman"/>
      </w:rPr>
    </w:lvl>
    <w:lvl w:ilvl="2">
      <w:start w:val="1"/>
      <w:numFmt w:val="decimal"/>
      <w:lvlText w:val="%1.%2.%3"/>
      <w:lvlJc w:val="start"/>
      <w:pPr>
        <w:tabs>
          <w:tab w:val="num" w:pos="720"/>
        </w:tabs>
        <w:ind w:start="720" w:hanging="720"/>
      </w:pPr>
      <w:rPr>
        <w:sz w:val="24"/>
        <w:i w:val="false"/>
        <w:b/>
        <w:rFonts w:ascii="Times New Roman" w:hAnsi="Times New Roman" w:cs="Times New Roman"/>
      </w:rPr>
    </w:lvl>
    <w:lvl w:ilvl="3">
      <w:start w:val="1"/>
      <w:numFmt w:val="decimal"/>
      <w:lvlText w:val="%1.%2.%3.%4"/>
      <w:lvlJc w:val="start"/>
      <w:pPr>
        <w:tabs>
          <w:tab w:val="num" w:pos="720"/>
        </w:tabs>
        <w:ind w:start="720" w:hanging="720"/>
      </w:pPr>
      <w:rPr>
        <w:sz w:val="24"/>
        <w:i w:val="false"/>
        <w:b/>
        <w:rFonts w:ascii="Times New Roman" w:hAnsi="Times New Roman" w:cs="Times New Roman"/>
      </w:rPr>
    </w:lvl>
    <w:lvl w:ilvl="4">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5">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6">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7">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8">
      <w:start w:val="1"/>
      <w:numFmt w:val="none"/>
      <w:suff w:val="nothing"/>
      <w:lvlText w:val="%8"/>
      <w:lvlJc w:val="start"/>
      <w:pPr>
        <w:tabs>
          <w:tab w:val="num" w:pos="4320"/>
        </w:tabs>
        <w:ind w:start="4320" w:hanging="1440"/>
      </w:pPr>
      <w:rPr/>
    </w:lvl>
  </w:abstractNum>
  <w:abstractNum w:abstractNumId="3">
    <w:lvl w:ilvl="0">
      <w:start w:val="1"/>
      <w:numFmt w:val="bullet"/>
      <w:lvlText w:val=""/>
      <w:lvlJc w:val="start"/>
      <w:pPr>
        <w:tabs>
          <w:tab w:val="num" w:pos="1800"/>
        </w:tabs>
        <w:ind w:start="1800" w:hanging="360"/>
      </w:pPr>
      <w:rPr>
        <w:rFonts w:ascii="Symbol" w:hAnsi="Symbol" w:cs="Symbol" w:hint="default"/>
      </w:rPr>
    </w:lvl>
  </w:abstractNum>
  <w:abstractNum w:abstractNumId="4">
    <w:lvl w:ilvl="0">
      <w:start w:val="1"/>
      <w:numFmt w:val="decimal"/>
      <w:lvlText w:val="%1."/>
      <w:lvlJc w:val="start"/>
      <w:pPr>
        <w:tabs>
          <w:tab w:val="num" w:pos="1440"/>
        </w:tabs>
        <w:ind w:start="1440" w:hanging="360"/>
      </w:pPr>
      <w:rPr>
        <w:sz w:val="22"/>
        <w:i w:val="false"/>
        <w:b w:val="false"/>
        <w:rFonts w:ascii="Times New Roman" w:hAnsi="Times New Roman" w:cs="Times New Roman"/>
        <w:color w:val="000000"/>
      </w:rPr>
    </w:lvl>
    <w:lvl w:ilvl="1">
      <w:start w:val="1"/>
      <w:numFmt w:val="decimal"/>
      <w:lvlText w:val="%1.%2."/>
      <w:lvlJc w:val="start"/>
      <w:pPr>
        <w:tabs>
          <w:tab w:val="num" w:pos="1728"/>
        </w:tabs>
        <w:ind w:start="1728" w:hanging="619"/>
      </w:pPr>
      <w:rPr>
        <w:sz w:val="22"/>
        <w:i w:val="false"/>
        <w:b w:val="false"/>
        <w:rFonts w:ascii="Times New Roman" w:hAnsi="Times New Roman" w:cs="Times New Roman"/>
      </w:rPr>
    </w:lvl>
    <w:lvl w:ilvl="2">
      <w:start w:val="1"/>
      <w:numFmt w:val="decimal"/>
      <w:lvlText w:val="%1.%2.%3."/>
      <w:lvlJc w:val="start"/>
      <w:pPr>
        <w:tabs>
          <w:tab w:val="num" w:pos="2016"/>
        </w:tabs>
        <w:ind w:start="2016" w:hanging="878"/>
      </w:pPr>
      <w:rPr>
        <w:sz w:val="22"/>
        <w:i w:val="false"/>
        <w:b w:val="false"/>
        <w:rFonts w:ascii="Times New Roman" w:hAnsi="Times New Roman" w:cs="Times New Roman"/>
      </w:rPr>
    </w:lvl>
    <w:lvl w:ilvl="3">
      <w:start w:val="1"/>
      <w:numFmt w:val="decimal"/>
      <w:lvlText w:val="%1.%2.%3.%4."/>
      <w:lvlJc w:val="start"/>
      <w:pPr>
        <w:tabs>
          <w:tab w:val="num" w:pos="2304"/>
        </w:tabs>
        <w:ind w:start="2304" w:hanging="1138"/>
      </w:pPr>
      <w:rPr>
        <w:sz w:val="22"/>
        <w:i w:val="false"/>
        <w:b w:val="false"/>
        <w:rFonts w:ascii="Times New Roman" w:hAnsi="Times New Roman" w:cs="Times New Roman"/>
      </w:rPr>
    </w:lvl>
    <w:lvl w:ilvl="4">
      <w:start w:val="1"/>
      <w:numFmt w:val="none"/>
      <w:suff w:val="nothing"/>
      <w:lvlText w:val=""/>
      <w:lvlJc w:val="start"/>
      <w:pPr>
        <w:tabs>
          <w:tab w:val="num" w:pos="1080"/>
        </w:tabs>
        <w:ind w:start="720" w:hanging="0"/>
      </w:pPr>
      <w:rPr/>
    </w:lvl>
    <w:lvl w:ilvl="5">
      <w:start w:val="1"/>
      <w:numFmt w:val="none"/>
      <w:suff w:val="nothing"/>
      <w:lvlText w:val=""/>
      <w:lvlJc w:val="start"/>
      <w:pPr>
        <w:tabs>
          <w:tab w:val="num" w:pos="1080"/>
        </w:tabs>
        <w:ind w:start="720" w:hanging="0"/>
      </w:pPr>
      <w:rPr/>
    </w:lvl>
    <w:lvl w:ilvl="6">
      <w:start w:val="1"/>
      <w:numFmt w:val="none"/>
      <w:suff w:val="nothing"/>
      <w:lvlText w:val=""/>
      <w:lvlJc w:val="start"/>
      <w:pPr>
        <w:tabs>
          <w:tab w:val="num" w:pos="1080"/>
        </w:tabs>
        <w:ind w:start="720" w:hanging="0"/>
      </w:pPr>
      <w:rPr/>
    </w:lvl>
    <w:lvl w:ilvl="7">
      <w:start w:val="1"/>
      <w:numFmt w:val="none"/>
      <w:suff w:val="nothing"/>
      <w:lvlText w:val=""/>
      <w:lvlJc w:val="start"/>
      <w:pPr>
        <w:tabs>
          <w:tab w:val="num" w:pos="1080"/>
        </w:tabs>
        <w:ind w:start="720" w:hanging="0"/>
      </w:pPr>
      <w:rPr/>
    </w:lvl>
    <w:lvl w:ilvl="8">
      <w:start w:val="1"/>
      <w:numFmt w:val="none"/>
      <w:suff w:val="nothing"/>
      <w:lvlText w:val=""/>
      <w:lvlJc w:val="start"/>
      <w:pPr>
        <w:tabs>
          <w:tab w:val="num" w:pos="1080"/>
        </w:tabs>
        <w:ind w:start="720" w:hanging="0"/>
      </w:pPr>
      <w:rPr/>
    </w:lvl>
  </w:abstractNum>
  <w:abstractNum w:abstractNumId="5">
    <w:lvl w:ilvl="0">
      <w:start w:val="1"/>
      <w:numFmt w:val="decimal"/>
      <w:lvlText w:val="%1."/>
      <w:lvlJc w:val="start"/>
      <w:pPr>
        <w:tabs>
          <w:tab w:val="num" w:pos="720"/>
        </w:tabs>
        <w:ind w:start="720" w:hanging="360"/>
      </w:pPr>
      <w:rPr/>
    </w:lvl>
  </w:abstractNum>
  <w:abstractNum w:abstractNumId="6">
    <w:lvl w:ilvl="0">
      <w:start w:val="4"/>
      <w:numFmt w:val="decimal"/>
      <w:lvlText w:val="%1."/>
      <w:lvlJc w:val="start"/>
      <w:pPr>
        <w:tabs>
          <w:tab w:val="num" w:pos="720"/>
        </w:tabs>
        <w:ind w:start="720" w:hanging="360"/>
      </w:pPr>
      <w:rPr>
        <w:color w:val="000000"/>
      </w:rPr>
    </w:lvl>
  </w:abstractNum>
  <w:abstractNum w:abstractNumId="7">
    <w:lvl w:ilvl="0">
      <w:start w:val="1"/>
      <w:numFmt w:val="decimal"/>
      <w:lvlText w:val="%1."/>
      <w:lvlJc w:val="start"/>
      <w:pPr>
        <w:tabs>
          <w:tab w:val="num" w:pos="720"/>
        </w:tabs>
        <w:ind w:start="720" w:hanging="360"/>
      </w:pPr>
      <w:rPr>
        <w:sz w:val="22"/>
        <w:i w:val="false"/>
        <w:b w:val="false"/>
        <w:rFonts w:ascii="Times New Roman" w:hAnsi="Times New Roman" w:cs="Times New Roman"/>
        <w:color w:val="000000"/>
      </w:rPr>
    </w:lvl>
    <w:lvl w:ilvl="1">
      <w:start w:val="1"/>
      <w:numFmt w:val="decimal"/>
      <w:lvlText w:val="%1.%2."/>
      <w:lvlJc w:val="start"/>
      <w:pPr>
        <w:tabs>
          <w:tab w:val="num" w:pos="1008"/>
        </w:tabs>
        <w:ind w:start="1008" w:hanging="619"/>
      </w:pPr>
      <w:rPr>
        <w:sz w:val="22"/>
        <w:i w:val="false"/>
        <w:b w:val="false"/>
        <w:rFonts w:ascii="Times New Roman" w:hAnsi="Times New Roman" w:cs="Times New Roman"/>
      </w:rPr>
    </w:lvl>
    <w:lvl w:ilvl="2">
      <w:start w:val="1"/>
      <w:numFmt w:val="decimal"/>
      <w:lvlText w:val="%1.%2.%3."/>
      <w:lvlJc w:val="start"/>
      <w:pPr>
        <w:tabs>
          <w:tab w:val="num" w:pos="1296"/>
        </w:tabs>
        <w:ind w:start="1296" w:hanging="878"/>
      </w:pPr>
      <w:rPr>
        <w:sz w:val="22"/>
        <w:i w:val="false"/>
        <w:b w:val="false"/>
        <w:rFonts w:ascii="Times New Roman" w:hAnsi="Times New Roman" w:cs="Times New Roman"/>
      </w:rPr>
    </w:lvl>
    <w:lvl w:ilvl="3">
      <w:start w:val="1"/>
      <w:numFmt w:val="decimal"/>
      <w:lvlText w:val="%1.%2.%3.%4."/>
      <w:lvlJc w:val="start"/>
      <w:pPr>
        <w:tabs>
          <w:tab w:val="num" w:pos="1440"/>
        </w:tabs>
        <w:ind w:start="1440" w:hanging="994"/>
      </w:pPr>
      <w:rPr>
        <w:sz w:val="22"/>
        <w:i w:val="false"/>
        <w:b w:val="false"/>
        <w:rFonts w:ascii="Times New Roman" w:hAnsi="Times New Roman" w:cs="Times New Roman"/>
      </w:rPr>
    </w:lvl>
    <w:lvl w:ilvl="4">
      <w:start w:val="1"/>
      <w:numFmt w:val="none"/>
      <w:suff w:val="nothing"/>
      <w:lvlText w:val=""/>
      <w:lvlJc w:val="start"/>
      <w:pPr>
        <w:tabs>
          <w:tab w:val="num" w:pos="360"/>
        </w:tabs>
        <w:ind w:start="0" w:hanging="0"/>
      </w:pPr>
      <w:rPr/>
    </w:lvl>
    <w:lvl w:ilvl="5">
      <w:start w:val="1"/>
      <w:numFmt w:val="none"/>
      <w:suff w:val="nothing"/>
      <w:lvlText w:val=""/>
      <w:lvlJc w:val="start"/>
      <w:pPr>
        <w:tabs>
          <w:tab w:val="num" w:pos="360"/>
        </w:tabs>
        <w:ind w:start="0" w:hanging="0"/>
      </w:pPr>
      <w:rPr/>
    </w:lvl>
    <w:lvl w:ilvl="6">
      <w:start w:val="1"/>
      <w:numFmt w:val="none"/>
      <w:suff w:val="nothing"/>
      <w:lvlText w:val=""/>
      <w:lvlJc w:val="start"/>
      <w:pPr>
        <w:tabs>
          <w:tab w:val="num" w:pos="360"/>
        </w:tabs>
        <w:ind w:start="0" w:hanging="0"/>
      </w:pPr>
      <w:rPr/>
    </w:lvl>
    <w:lvl w:ilvl="7">
      <w:start w:val="1"/>
      <w:numFmt w:val="none"/>
      <w:suff w:val="nothing"/>
      <w:lvlText w:val=""/>
      <w:lvlJc w:val="start"/>
      <w:pPr>
        <w:tabs>
          <w:tab w:val="num" w:pos="360"/>
        </w:tabs>
        <w:ind w:start="0" w:hanging="0"/>
      </w:pPr>
      <w:rPr/>
    </w:lvl>
    <w:lvl w:ilvl="8">
      <w:start w:val="1"/>
      <w:numFmt w:val="none"/>
      <w:suff w:val="nothing"/>
      <w:lvlText w:val=""/>
      <w:lvlJc w:val="start"/>
      <w:pPr>
        <w:tabs>
          <w:tab w:val="num" w:pos="360"/>
        </w:tabs>
        <w:ind w:start="0" w:hanging="0"/>
      </w:pPr>
      <w:rPr/>
    </w:lvl>
  </w:abstractNum>
  <w:abstractNum w:abstractNumId="8">
    <w:lvl w:ilvl="0">
      <w:start w:val="1"/>
      <w:numFmt w:val="bullet"/>
      <w:lvlText w:val=""/>
      <w:lvlJc w:val="start"/>
      <w:pPr>
        <w:tabs>
          <w:tab w:val="num" w:pos="360"/>
        </w:tabs>
        <w:ind w:start="36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trackRevisions/>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spacing w:before="120" w:after="120"/>
    </w:pPr>
    <w:rPr>
      <w:rFonts w:ascii="Times New Roman" w:hAnsi="Times New Roman" w:eastAsia="Times New Roman" w:cs="Times New Roman"/>
      <w:color w:val="auto"/>
      <w:sz w:val="22"/>
      <w:szCs w:val="24"/>
      <w:lang w:val="en-US" w:bidi="ar-SA" w:eastAsia="zh-CN"/>
    </w:rPr>
  </w:style>
  <w:style w:type="paragraph" w:styleId="Heading1">
    <w:name w:val="heading 1"/>
    <w:basedOn w:val="Normal"/>
    <w:next w:val="Normal"/>
    <w:qFormat/>
    <w:pPr>
      <w:numPr>
        <w:ilvl w:val="0"/>
        <w:numId w:val="1"/>
      </w:numPr>
      <w:tabs>
        <w:tab w:val="clear" w:pos="720"/>
        <w:tab w:val="left" w:pos="360" w:leader="none"/>
      </w:tabs>
      <w:spacing w:before="240" w:after="240"/>
      <w:outlineLvl w:val="0"/>
    </w:pPr>
    <w:rPr>
      <w:rFonts w:ascii="Times New Roman Bold;Times New Roman" w:hAnsi="Times New Roman Bold;Times New Roman" w:cs="Arial"/>
      <w:b/>
      <w:bCs/>
      <w:caps/>
      <w:kern w:val="2"/>
      <w:sz w:val="28"/>
      <w:szCs w:val="32"/>
    </w:rPr>
  </w:style>
  <w:style w:type="paragraph" w:styleId="Heading2">
    <w:name w:val="heading 2"/>
    <w:basedOn w:val="Heading1"/>
    <w:next w:val="Normal"/>
    <w:qFormat/>
    <w:pPr>
      <w:numPr>
        <w:ilvl w:val="1"/>
        <w:numId w:val="1"/>
      </w:numPr>
      <w:outlineLvl w:val="1"/>
    </w:pPr>
    <w:rPr>
      <w:bCs w:val="false"/>
      <w:iCs/>
      <w:caps w:val="false"/>
      <w:smallCaps w:val="false"/>
      <w:szCs w:val="28"/>
    </w:rPr>
  </w:style>
  <w:style w:type="paragraph" w:styleId="Heading3">
    <w:name w:val="heading 3"/>
    <w:basedOn w:val="Heading2"/>
    <w:next w:val="Normal"/>
    <w:qFormat/>
    <w:pPr>
      <w:numPr>
        <w:ilvl w:val="2"/>
        <w:numId w:val="1"/>
      </w:numPr>
      <w:outlineLvl w:val="2"/>
    </w:pPr>
    <w:rPr>
      <w:bCs/>
      <w:sz w:val="24"/>
      <w:szCs w:val="26"/>
    </w:rPr>
  </w:style>
  <w:style w:type="paragraph" w:styleId="Heading4">
    <w:name w:val="heading 4"/>
    <w:basedOn w:val="Heading3"/>
    <w:next w:val="Normal"/>
    <w:qFormat/>
    <w:pPr>
      <w:numPr>
        <w:ilvl w:val="3"/>
        <w:numId w:val="1"/>
      </w:numPr>
      <w:outlineLvl w:val="3"/>
    </w:pPr>
    <w:rPr>
      <w:bCs w:val="false"/>
      <w:szCs w:val="28"/>
    </w:rPr>
  </w:style>
  <w:style w:type="paragraph" w:styleId="Heading5">
    <w:name w:val="heading 5"/>
    <w:basedOn w:val="Normal"/>
    <w:next w:val="Normal"/>
    <w:qFormat/>
    <w:pPr>
      <w:numPr>
        <w:ilvl w:val="4"/>
        <w:numId w:val="1"/>
      </w:numPr>
      <w:tabs>
        <w:tab w:val="clear" w:pos="720"/>
        <w:tab w:val="left" w:pos="360" w:leader="none"/>
      </w:tabs>
      <w:spacing w:before="240" w:after="60"/>
      <w:outlineLvl w:val="4"/>
    </w:pPr>
    <w:rPr>
      <w:b/>
      <w:bCs/>
      <w:i/>
      <w:iCs/>
      <w:sz w:val="26"/>
      <w:szCs w:val="26"/>
    </w:rPr>
  </w:style>
  <w:style w:type="paragraph" w:styleId="Heading6">
    <w:name w:val="heading 6"/>
    <w:basedOn w:val="Normal"/>
    <w:next w:val="Normal"/>
    <w:qFormat/>
    <w:pPr>
      <w:numPr>
        <w:ilvl w:val="5"/>
        <w:numId w:val="1"/>
      </w:numPr>
      <w:tabs>
        <w:tab w:val="clear" w:pos="720"/>
        <w:tab w:val="left" w:pos="360" w:leader="none"/>
      </w:tabs>
      <w:spacing w:before="240" w:after="60"/>
      <w:outlineLvl w:val="5"/>
    </w:pPr>
    <w:rPr>
      <w:b/>
      <w:bCs/>
      <w:szCs w:val="22"/>
    </w:rPr>
  </w:style>
  <w:style w:type="paragraph" w:styleId="Heading7">
    <w:name w:val="heading 7"/>
    <w:basedOn w:val="Normal"/>
    <w:next w:val="Normal"/>
    <w:qFormat/>
    <w:pPr>
      <w:numPr>
        <w:ilvl w:val="6"/>
        <w:numId w:val="1"/>
      </w:numPr>
      <w:tabs>
        <w:tab w:val="clear" w:pos="720"/>
        <w:tab w:val="left" w:pos="360" w:leader="none"/>
      </w:tabs>
      <w:spacing w:before="240" w:after="60"/>
      <w:outlineLvl w:val="6"/>
    </w:pPr>
    <w:rPr>
      <w:sz w:val="24"/>
    </w:rPr>
  </w:style>
  <w:style w:type="paragraph" w:styleId="Heading8">
    <w:name w:val="heading 8"/>
    <w:basedOn w:val="Normal"/>
    <w:next w:val="Normal"/>
    <w:qFormat/>
    <w:pPr>
      <w:numPr>
        <w:ilvl w:val="7"/>
        <w:numId w:val="1"/>
      </w:numPr>
      <w:tabs>
        <w:tab w:val="clear" w:pos="720"/>
        <w:tab w:val="left" w:pos="360" w:leader="none"/>
      </w:tabs>
      <w:spacing w:before="240" w:after="60"/>
      <w:outlineLvl w:val="7"/>
    </w:pPr>
    <w:rPr>
      <w:i/>
      <w:iCs/>
      <w:sz w:val="24"/>
    </w:rPr>
  </w:style>
  <w:style w:type="paragraph" w:styleId="Heading9">
    <w:name w:val="heading 9"/>
    <w:basedOn w:val="Normal"/>
    <w:next w:val="Normal"/>
    <w:qFormat/>
    <w:pPr>
      <w:numPr>
        <w:ilvl w:val="8"/>
        <w:numId w:val="1"/>
      </w:numPr>
      <w:tabs>
        <w:tab w:val="clear" w:pos="720"/>
        <w:tab w:val="left" w:pos="360" w:leader="none"/>
      </w:tabs>
      <w:spacing w:before="240" w:after="60"/>
      <w:outlineLvl w:val="8"/>
    </w:pPr>
    <w:rPr>
      <w:rFonts w:ascii="Arial" w:hAnsi="Arial" w:cs="Arial"/>
      <w:szCs w:val="22"/>
    </w:rPr>
  </w:style>
  <w:style w:type="character" w:styleId="WW8Num1z0">
    <w:name w:val="WW8Num1z0"/>
    <w:qFormat/>
    <w:rPr>
      <w:rFonts w:ascii="Times New Roman Bold;Times New Roman" w:hAnsi="Times New Roman Bold;Times New Roman" w:cs="Times New Roman Bold;Times New Roman"/>
      <w:b/>
      <w:i w:val="false"/>
      <w:sz w:val="22"/>
      <w:szCs w:val="22"/>
    </w:rPr>
  </w:style>
  <w:style w:type="character" w:styleId="WW8Num1z1">
    <w:name w:val="WW8Num1z1"/>
    <w:qFormat/>
    <w:rPr>
      <w:rFonts w:ascii="Times New Roman Bold;Times New Roman" w:hAnsi="Times New Roman Bold;Times New Roman" w:cs="Times New Roman Bold;Times New Roman"/>
      <w:b/>
      <w:i w:val="false"/>
      <w:sz w:val="28"/>
    </w:rPr>
  </w:style>
  <w:style w:type="character" w:styleId="WW8Num1z2">
    <w:name w:val="WW8Num1z2"/>
    <w:qFormat/>
    <w:rPr>
      <w:rFonts w:ascii="Times New Roman" w:hAnsi="Times New Roman" w:cs="Times New Roman"/>
      <w:b/>
      <w:i w:val="false"/>
      <w:sz w:val="24"/>
    </w:rPr>
  </w:style>
  <w:style w:type="character" w:styleId="WW8Num1z4">
    <w:name w:val="WW8Num1z4"/>
    <w:qFormat/>
    <w:rPr>
      <w:rFonts w:ascii="Times New Roman" w:hAnsi="Times New Roman" w:cs="Times New Roman"/>
      <w:b w:val="false"/>
      <w:i w:val="false"/>
      <w:sz w:val="22"/>
    </w:rPr>
  </w:style>
  <w:style w:type="character" w:styleId="WW8Num1z8">
    <w:name w:val="WW8Num1z8"/>
    <w:qFormat/>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Times New Roman" w:hAnsi="Times New Roman" w:cs="Times New Roman"/>
      <w:b w:val="false"/>
      <w:i w:val="false"/>
      <w:color w:val="000000"/>
      <w:sz w:val="22"/>
    </w:rPr>
  </w:style>
  <w:style w:type="character" w:styleId="WW8Num3z1">
    <w:name w:val="WW8Num3z1"/>
    <w:qFormat/>
    <w:rPr>
      <w:rFonts w:ascii="Times New Roman" w:hAnsi="Times New Roman" w:cs="Times New Roman"/>
      <w:b w:val="false"/>
      <w:i w:val="false"/>
      <w:sz w:val="22"/>
    </w:rPr>
  </w:style>
  <w:style w:type="character" w:styleId="WW8Num3z4">
    <w:name w:val="WW8Num3z4"/>
    <w:qFormat/>
    <w:rPr/>
  </w:style>
  <w:style w:type="character" w:styleId="WW8Num4z0">
    <w:name w:val="WW8Num4z0"/>
    <w:qFormat/>
    <w:rPr/>
  </w:style>
  <w:style w:type="character" w:styleId="WW8Num5z0">
    <w:name w:val="WW8Num5z0"/>
    <w:qFormat/>
    <w:rPr>
      <w:color w:val="000000"/>
    </w:rPr>
  </w:style>
  <w:style w:type="character" w:styleId="WW8Num6z0">
    <w:name w:val="WW8Num6z0"/>
    <w:qFormat/>
    <w:rPr>
      <w:rFonts w:ascii="Times New Roman" w:hAnsi="Times New Roman" w:cs="Times New Roman"/>
      <w:b w:val="false"/>
      <w:i w:val="false"/>
      <w:color w:val="000000"/>
      <w:sz w:val="22"/>
    </w:rPr>
  </w:style>
  <w:style w:type="character" w:styleId="WW8Num6z1">
    <w:name w:val="WW8Num6z1"/>
    <w:qFormat/>
    <w:rPr>
      <w:rFonts w:ascii="Times New Roman" w:hAnsi="Times New Roman" w:cs="Times New Roman"/>
      <w:b w:val="false"/>
      <w:i w:val="false"/>
      <w:sz w:val="22"/>
    </w:rPr>
  </w:style>
  <w:style w:type="character" w:styleId="WW8Num6z4">
    <w:name w:val="WW8Num6z4"/>
    <w:qFormat/>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DefaultParagraphFont">
    <w:name w:val="Default Paragraph Font"/>
    <w:qFormat/>
    <w:rPr/>
  </w:style>
  <w:style w:type="character" w:styleId="Hyperlink">
    <w:name w:val="Hyperlink"/>
    <w:basedOn w:val="DefaultParagraphFont"/>
    <w:rPr>
      <w:color w:val="0000FF"/>
      <w:u w:val="single"/>
    </w:rPr>
  </w:style>
  <w:style w:type="character" w:styleId="CharChar">
    <w:name w:val=" Char Char"/>
    <w:basedOn w:val="DefaultParagraphFont"/>
    <w:qFormat/>
    <w:rPr>
      <w:rFonts w:ascii="Times New Roman Bold;Times New Roman" w:hAnsi="Times New Roman Bold;Times New Roman" w:cs="Arial"/>
      <w:b/>
      <w:iCs/>
      <w:kern w:val="2"/>
      <w:sz w:val="28"/>
      <w:szCs w:val="28"/>
      <w:lang w:val="en-US" w:bidi="ar-SA"/>
    </w:rPr>
  </w:style>
  <w:style w:type="character" w:styleId="PageNumber">
    <w:name w:val="page number"/>
    <w:basedOn w:val="DefaultParagraphFont"/>
    <w:rPr/>
  </w:style>
  <w:style w:type="paragraph" w:styleId="Heading">
    <w:name w:val="Heading"/>
    <w:basedOn w:val="Normal"/>
    <w:next w:val="BodyText"/>
    <w:qFormat/>
    <w:pPr>
      <w:spacing w:before="240" w:after="120"/>
      <w:jc w:val="center"/>
    </w:pPr>
    <w:rPr>
      <w:b/>
      <w:caps/>
      <w:sz w:val="28"/>
    </w:rPr>
  </w:style>
  <w:style w:type="paragraph" w:styleId="BodyText">
    <w:name w:val="Body Text"/>
    <w:basedOn w:val="Normal"/>
    <w:pPr>
      <w:spacing w:before="360" w:after="360"/>
      <w:ind w:hanging="0" w:start="720" w:end="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BodyText"/>
    <w:pPr>
      <w:ind w:hanging="0" w:start="1080" w:end="0"/>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left" w:pos="4320" w:leader="none"/>
        <w:tab w:val="right" w:pos="8640" w:leader="none"/>
      </w:tabs>
    </w:pPr>
    <w:rPr>
      <w:sz w:val="12"/>
    </w:rPr>
  </w:style>
  <w:style w:type="paragraph" w:styleId="Header">
    <w:name w:val="header"/>
    <w:basedOn w:val="Normal"/>
    <w:pPr>
      <w:tabs>
        <w:tab w:val="clear" w:pos="720"/>
        <w:tab w:val="center" w:pos="4320" w:leader="none"/>
        <w:tab w:val="right" w:pos="8640" w:leader="none"/>
      </w:tabs>
    </w:pPr>
    <w:rPr>
      <w:sz w:val="18"/>
    </w:rPr>
  </w:style>
  <w:style w:type="paragraph" w:styleId="HeadingTable">
    <w:name w:val="Heading Table"/>
    <w:basedOn w:val="Normal"/>
    <w:qFormat/>
    <w:pPr>
      <w:jc w:val="center"/>
    </w:pPr>
    <w:rPr>
      <w:rFonts w:ascii="Times New Roman Bold;Times New Roman" w:hAnsi="Times New Roman Bold;Times New Roman" w:cs="Times New Roman Bold;Times New Roman"/>
      <w:b/>
    </w:rPr>
  </w:style>
  <w:style w:type="paragraph" w:styleId="Title">
    <w:name w:val="Title"/>
    <w:basedOn w:val="Normal"/>
    <w:next w:val="BodyText"/>
    <w:qFormat/>
    <w:pPr>
      <w:spacing w:before="240" w:after="240"/>
      <w:jc w:val="center"/>
      <w:outlineLvl w:val="0"/>
    </w:pPr>
    <w:rPr>
      <w:rFonts w:cs="Arial"/>
      <w:b/>
      <w:bCs/>
      <w:caps/>
      <w:kern w:val="2"/>
      <w:sz w:val="32"/>
      <w:szCs w:val="32"/>
    </w:rPr>
  </w:style>
  <w:style w:type="paragraph" w:styleId="TOC1">
    <w:name w:val="toc 1"/>
    <w:basedOn w:val="Normal"/>
    <w:next w:val="Normal"/>
    <w:pPr/>
    <w:rPr>
      <w:b/>
      <w:sz w:val="24"/>
    </w:rPr>
  </w:style>
  <w:style w:type="paragraph" w:styleId="TOC2">
    <w:name w:val="toc 2"/>
    <w:basedOn w:val="Normal"/>
    <w:next w:val="Normal"/>
    <w:pPr>
      <w:ind w:hanging="0" w:start="220" w:end="0"/>
    </w:pPr>
    <w:rPr>
      <w:b/>
    </w:rPr>
  </w:style>
  <w:style w:type="paragraph" w:styleId="TOC3">
    <w:name w:val="toc 3"/>
    <w:basedOn w:val="Normal"/>
    <w:next w:val="Normal"/>
    <w:pPr>
      <w:ind w:hanging="0" w:start="440" w:end="0"/>
    </w:pPr>
    <w:rPr/>
  </w:style>
  <w:style w:type="paragraph" w:styleId="TOC4">
    <w:name w:val="toc 4"/>
    <w:basedOn w:val="Normal"/>
    <w:next w:val="Normal"/>
    <w:pPr>
      <w:ind w:hanging="0" w:start="660" w:end="0"/>
    </w:pPr>
    <w:rPr/>
  </w:style>
  <w:style w:type="paragraph" w:styleId="Subtitle">
    <w:name w:val="Subtitle"/>
    <w:basedOn w:val="Normal"/>
    <w:next w:val="BodyText"/>
    <w:qFormat/>
    <w:pPr>
      <w:spacing w:before="240" w:after="240"/>
    </w:pPr>
    <w:rPr>
      <w:rFonts w:ascii="Times New Roman Bold;Times New Roman" w:hAnsi="Times New Roman Bold;Times New Roman" w:cs="Arial"/>
      <w:b/>
      <w:sz w:val="28"/>
    </w:rPr>
  </w:style>
  <w:style w:type="paragraph" w:styleId="TOC5">
    <w:name w:val="toc 5"/>
    <w:basedOn w:val="Normal"/>
    <w:next w:val="Normal"/>
    <w:pPr>
      <w:ind w:hanging="0" w:start="880" w:end="0"/>
    </w:pPr>
    <w:rPr/>
  </w:style>
  <w:style w:type="paragraph" w:styleId="TOC6">
    <w:name w:val="toc 6"/>
    <w:basedOn w:val="Normal"/>
    <w:next w:val="Normal"/>
    <w:pPr>
      <w:ind w:hanging="0" w:start="1100" w:end="0"/>
    </w:pPr>
    <w:rPr/>
  </w:style>
  <w:style w:type="paragraph" w:styleId="TOC7">
    <w:name w:val="toc 7"/>
    <w:basedOn w:val="Normal"/>
    <w:next w:val="Normal"/>
    <w:pPr>
      <w:ind w:hanging="0" w:start="1320" w:end="0"/>
    </w:pPr>
    <w:rPr/>
  </w:style>
  <w:style w:type="paragraph" w:styleId="TOC8">
    <w:name w:val="toc 8"/>
    <w:basedOn w:val="Normal"/>
    <w:next w:val="Normal"/>
    <w:pPr>
      <w:ind w:hanging="0" w:start="1540" w:end="0"/>
    </w:pPr>
    <w:rPr/>
  </w:style>
  <w:style w:type="paragraph" w:styleId="TOC9">
    <w:name w:val="toc 9"/>
    <w:basedOn w:val="Normal"/>
    <w:next w:val="Normal"/>
    <w:pPr>
      <w:ind w:hanging="0" w:start="1760" w:end="0"/>
    </w:pPr>
    <w:rPr/>
  </w:style>
  <w:style w:type="paragraph" w:styleId="Bullet1BodyText">
    <w:name w:val="Bullet 1 Body Text"/>
    <w:basedOn w:val="Normal"/>
    <w:qFormat/>
    <w:pPr>
      <w:numPr>
        <w:ilvl w:val="0"/>
        <w:numId w:val="3"/>
      </w:numPr>
      <w:spacing w:before="240" w:after="240"/>
    </w:pPr>
    <w:rPr/>
  </w:style>
  <w:style w:type="paragraph" w:styleId="TableLevel1Numbered">
    <w:name w:val="Table Level 1 Numbered"/>
    <w:basedOn w:val="Normal"/>
    <w:qFormat/>
    <w:pPr/>
    <w:rPr>
      <w:bCs/>
    </w:rPr>
  </w:style>
  <w:style w:type="paragraph" w:styleId="Bullet1Table">
    <w:name w:val="Bullet 1 Table"/>
    <w:basedOn w:val="Normal"/>
    <w:qFormat/>
    <w:pPr>
      <w:numPr>
        <w:ilvl w:val="0"/>
        <w:numId w:val="8"/>
      </w:numPr>
    </w:pPr>
    <w:rPr/>
  </w:style>
  <w:style w:type="paragraph" w:styleId="Heading1Numbered">
    <w:name w:val="Heading 1 Numbered"/>
    <w:basedOn w:val="Normal"/>
    <w:qFormat/>
    <w:pPr>
      <w:numPr>
        <w:ilvl w:val="0"/>
        <w:numId w:val="2"/>
      </w:numPr>
      <w:spacing w:before="240" w:after="240"/>
    </w:pPr>
    <w:rPr>
      <w:rFonts w:ascii="Times New Roman Bold;Times New Roman" w:hAnsi="Times New Roman Bold;Times New Roman" w:cs="Times New Roman Bold;Times New Roman"/>
      <w:b/>
      <w:caps/>
      <w:sz w:val="28"/>
    </w:rPr>
  </w:style>
  <w:style w:type="paragraph" w:styleId="Heading2Numbered">
    <w:name w:val="Heading 2 Numbered"/>
    <w:basedOn w:val="Normal"/>
    <w:qFormat/>
    <w:pPr>
      <w:numPr>
        <w:ilvl w:val="0"/>
        <w:numId w:val="2"/>
      </w:numPr>
      <w:spacing w:before="240" w:after="240"/>
    </w:pPr>
    <w:rPr>
      <w:rFonts w:ascii="Times New Roman Bold;Times New Roman" w:hAnsi="Times New Roman Bold;Times New Roman" w:cs="Times New Roman Bold;Times New Roman"/>
      <w:b/>
      <w:sz w:val="28"/>
    </w:rPr>
  </w:style>
  <w:style w:type="paragraph" w:styleId="Heading3Numbered">
    <w:name w:val="Heading 3 Numbered"/>
    <w:basedOn w:val="Normal"/>
    <w:qFormat/>
    <w:pPr>
      <w:numPr>
        <w:ilvl w:val="0"/>
        <w:numId w:val="2"/>
      </w:numPr>
      <w:spacing w:before="240" w:after="240"/>
    </w:pPr>
    <w:rPr>
      <w:rFonts w:ascii="Times New Roman Bold;Times New Roman" w:hAnsi="Times New Roman Bold;Times New Roman" w:cs="Times New Roman Bold;Times New Roman"/>
      <w:b/>
      <w:sz w:val="24"/>
    </w:rPr>
  </w:style>
  <w:style w:type="paragraph" w:styleId="Heading4Numbered">
    <w:name w:val="Heading 4 Numbered"/>
    <w:basedOn w:val="Normal"/>
    <w:qFormat/>
    <w:pPr>
      <w:numPr>
        <w:ilvl w:val="0"/>
        <w:numId w:val="2"/>
      </w:numPr>
      <w:spacing w:before="240" w:after="240"/>
    </w:pPr>
    <w:rPr>
      <w:rFonts w:ascii="Times New Roman Bold;Times New Roman" w:hAnsi="Times New Roman Bold;Times New Roman" w:cs="Times New Roman Bold;Times New Roman"/>
      <w:b/>
      <w:sz w:val="24"/>
    </w:rPr>
  </w:style>
  <w:style w:type="paragraph" w:styleId="TableText">
    <w:name w:val="Table Text"/>
    <w:basedOn w:val="Normal"/>
    <w:qFormat/>
    <w:pPr/>
    <w:rPr/>
  </w:style>
  <w:style w:type="paragraph" w:styleId="TableLevel2Numbered">
    <w:name w:val="Table Level 2 Numbered"/>
    <w:basedOn w:val="Normal"/>
    <w:qFormat/>
    <w:pPr>
      <w:numPr>
        <w:ilvl w:val="0"/>
        <w:numId w:val="7"/>
      </w:numPr>
    </w:pPr>
    <w:rPr>
      <w:bCs/>
    </w:rPr>
  </w:style>
  <w:style w:type="paragraph" w:styleId="TableLevel3Numbered">
    <w:name w:val="Table Level 3 Numbered"/>
    <w:basedOn w:val="Normal"/>
    <w:qFormat/>
    <w:pPr>
      <w:numPr>
        <w:ilvl w:val="0"/>
        <w:numId w:val="7"/>
      </w:numPr>
    </w:pPr>
    <w:rPr/>
  </w:style>
  <w:style w:type="paragraph" w:styleId="TableLevel4Numbered">
    <w:name w:val="Table Level 4 Numbered"/>
    <w:basedOn w:val="Normal"/>
    <w:qFormat/>
    <w:pPr>
      <w:numPr>
        <w:ilvl w:val="0"/>
        <w:numId w:val="7"/>
      </w:numPr>
    </w:pPr>
    <w:rPr/>
  </w:style>
  <w:style w:type="paragraph" w:styleId="TableLevel1Text">
    <w:name w:val="Table Level 1 Text"/>
    <w:basedOn w:val="BodyText"/>
    <w:qFormat/>
    <w:pPr/>
    <w:rPr>
      <w:iCs/>
    </w:rPr>
  </w:style>
  <w:style w:type="paragraph" w:styleId="TableLevel2Text">
    <w:name w:val="Table Level 2 Text"/>
    <w:basedOn w:val="BodyText"/>
    <w:qFormat/>
    <w:pPr>
      <w:ind w:hanging="0" w:start="1008" w:end="0"/>
    </w:pPr>
    <w:rPr/>
  </w:style>
  <w:style w:type="paragraph" w:styleId="TableLevel3Text">
    <w:name w:val="Table Level 3 Text"/>
    <w:basedOn w:val="BodyText"/>
    <w:qFormat/>
    <w:pPr>
      <w:ind w:hanging="0" w:start="1296" w:end="0"/>
    </w:pPr>
    <w:rPr/>
  </w:style>
  <w:style w:type="paragraph" w:styleId="TableLevel4Text">
    <w:name w:val="Table Level 4 Text"/>
    <w:basedOn w:val="BodyText"/>
    <w:qFormat/>
    <w:pPr>
      <w:ind w:hanging="0" w:start="1440" w:end="0"/>
    </w:pPr>
    <w:rPr/>
  </w:style>
  <w:style w:type="paragraph" w:styleId="BodyLevel1Numbered">
    <w:name w:val="Body Level 1 Numbered"/>
    <w:basedOn w:val="Normal"/>
    <w:qFormat/>
    <w:pPr>
      <w:numPr>
        <w:ilvl w:val="0"/>
        <w:numId w:val="4"/>
      </w:numPr>
      <w:spacing w:before="240" w:after="240"/>
    </w:pPr>
    <w:rPr/>
  </w:style>
  <w:style w:type="paragraph" w:styleId="BodyLevel2Numbered">
    <w:name w:val="Body Level 2 Numbered"/>
    <w:basedOn w:val="Normal"/>
    <w:qFormat/>
    <w:pPr>
      <w:numPr>
        <w:ilvl w:val="0"/>
        <w:numId w:val="4"/>
      </w:numPr>
      <w:spacing w:before="240" w:after="240"/>
    </w:pPr>
    <w:rPr/>
  </w:style>
  <w:style w:type="paragraph" w:styleId="BodyLevel3Numbered">
    <w:name w:val="Body Level 3 Numbered"/>
    <w:basedOn w:val="Normal"/>
    <w:qFormat/>
    <w:pPr>
      <w:numPr>
        <w:ilvl w:val="0"/>
        <w:numId w:val="4"/>
      </w:numPr>
      <w:spacing w:before="240" w:after="240"/>
    </w:pPr>
    <w:rPr/>
  </w:style>
  <w:style w:type="paragraph" w:styleId="BodyLevel4Numbered">
    <w:name w:val="Body Level 4 Numbered"/>
    <w:basedOn w:val="Normal"/>
    <w:qFormat/>
    <w:pPr>
      <w:numPr>
        <w:ilvl w:val="0"/>
        <w:numId w:val="4"/>
      </w:numPr>
      <w:spacing w:before="240" w:after="240"/>
    </w:pPr>
    <w:rPr/>
  </w:style>
  <w:style w:type="paragraph" w:styleId="BodyLevel1Text">
    <w:name w:val="Body Level 1 Text"/>
    <w:basedOn w:val="BodyText"/>
    <w:qFormat/>
    <w:pPr>
      <w:ind w:hanging="0" w:start="1440" w:end="0"/>
    </w:pPr>
    <w:rPr/>
  </w:style>
  <w:style w:type="paragraph" w:styleId="BodyLevel2Text">
    <w:name w:val="Body Level 2 Text"/>
    <w:basedOn w:val="BodyText"/>
    <w:qFormat/>
    <w:pPr>
      <w:ind w:hanging="0" w:start="1728" w:end="0"/>
    </w:pPr>
    <w:rPr/>
  </w:style>
  <w:style w:type="paragraph" w:styleId="BodyLevel3Text">
    <w:name w:val="Body Level 3 Text"/>
    <w:basedOn w:val="BodyText"/>
    <w:qFormat/>
    <w:pPr>
      <w:ind w:hanging="0" w:start="2016" w:end="0"/>
    </w:pPr>
    <w:rPr/>
  </w:style>
  <w:style w:type="paragraph" w:styleId="BodyLevel4Text">
    <w:name w:val="Body Level 4 Text"/>
    <w:basedOn w:val="BodyText"/>
    <w:qFormat/>
    <w:pPr>
      <w:ind w:hanging="0" w:start="2304" w:end="0"/>
    </w:pPr>
    <w:rPr/>
  </w:style>
  <w:style w:type="paragraph" w:styleId="Bullet1Level1">
    <w:name w:val="Bullet 1 Level 1"/>
    <w:basedOn w:val="Normal"/>
    <w:qFormat/>
    <w:pPr>
      <w:tabs>
        <w:tab w:val="clear" w:pos="720"/>
        <w:tab w:val="left" w:pos="1080" w:leader="none"/>
      </w:tabs>
      <w:ind w:hanging="360" w:start="1080" w:end="0"/>
    </w:pPr>
    <w:rPr/>
  </w:style>
  <w:style w:type="paragraph" w:styleId="BalloonText">
    <w:name w:val="Balloon Text"/>
    <w:basedOn w:val="Normal"/>
    <w:qFormat/>
    <w:pPr/>
    <w:rPr>
      <w:rFonts w:ascii="Tahoma" w:hAnsi="Tahoma" w:cs="Tahoma"/>
      <w:sz w:val="16"/>
      <w:szCs w:val="16"/>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image" Target="media/image2.wmf"/><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7</TotalTime>
  <Application>LibreOffice/25.2.2.2$MacOSX_AARCH64 LibreOffice_project/7370d4be9e3cf6031a51beef54ff3bda878e3fac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2006-12-05T16:18:00Z</dcterms:created>
  <dc:creator> </dc:creator>
  <dc:description/>
  <cp:keywords/>
  <dc:language>en-US</dc:language>
  <cp:lastModifiedBy>Stuart Johnson</cp:lastModifiedBy>
  <cp:lastPrinted>2005-07-04T16:19:00Z</cp:lastPrinted>
  <dcterms:modified xsi:type="dcterms:W3CDTF">2006-12-05T16:24:00Z</dcterms:modified>
  <cp:revision>5</cp:revision>
  <dc:subject/>
  <dc:title>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r8>-573694882</vt:r8>
  </property>
  <property fmtid="{D5CDD505-2E9C-101B-9397-08002B2CF9AE}" pid="3" name="_AuthorEmail">
    <vt:lpwstr>ilse.persoons@ing.be</vt:lpwstr>
  </property>
  <property fmtid="{D5CDD505-2E9C-101B-9397-08002B2CF9AE}" pid="4" name="_AuthorEmailDisplayName">
    <vt:lpwstr>Persoons, I. (Ilse)</vt:lpwstr>
  </property>
  <property fmtid="{D5CDD505-2E9C-101B-9397-08002B2CF9AE}" pid="5" name="_EmailSubject">
    <vt:lpwstr>5E 3</vt:lpwstr>
  </property>
  <property fmtid="{D5CDD505-2E9C-101B-9397-08002B2CF9AE}" pid="6" name="_ReviewingToolsShownOnce">
    <vt:lpwstr/>
  </property>
</Properties>
</file>