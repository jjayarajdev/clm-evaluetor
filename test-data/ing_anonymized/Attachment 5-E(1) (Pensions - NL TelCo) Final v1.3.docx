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528" w:type="dxa"/>
        <w:jc w:val="start"/>
        <w:tblInd w:w="0" w:type="dxa"/>
        <w:tblLayout w:type="fixed"/>
        <w:tblCellMar>
          <w:top w:w="0" w:type="dxa"/>
          <w:start w:w="108" w:type="dxa"/>
          <w:bottom w:w="0" w:type="dxa"/>
          <w:end w:w="108" w:type="dxa"/>
        </w:tblCellMar>
      </w:tblPr>
      <w:tblGrid>
        <w:gridCol w:w="1188"/>
        <w:gridCol w:w="1800"/>
        <w:gridCol w:w="5540"/>
      </w:tblGrid>
      <w:tr>
        <w:trPr/>
        <w:tc>
          <w:tcPr>
            <w:tcW w:w="1188" w:type="dxa"/>
            <w:tcBorders/>
          </w:tcPr>
          <w:p>
            <w:pPr>
              <w:pStyle w:val="BodyText"/>
              <w:spacing w:before="0" w:after="0"/>
              <w:ind w:start="0" w:end="0"/>
              <w:rPr>
                <w:b/>
                <w:bCs/>
                <w:i/>
                <w:i/>
                <w:iCs/>
                <w:color w:val="FF0000"/>
                <w:sz w:val="16"/>
                <w:szCs w:val="16"/>
              </w:rPr>
            </w:pPr>
            <w:r>
              <w:rPr>
                <w:b/>
                <w:bCs/>
                <w:i/>
                <w:iCs/>
                <w:color w:val="FF0000"/>
                <w:sz w:val="16"/>
                <w:szCs w:val="16"/>
              </w:rPr>
              <w:t>Version</w:t>
            </w:r>
          </w:p>
        </w:tc>
        <w:tc>
          <w:tcPr>
            <w:tcW w:w="1800" w:type="dxa"/>
            <w:tcBorders/>
          </w:tcPr>
          <w:p>
            <w:pPr>
              <w:pStyle w:val="BodyText"/>
              <w:spacing w:before="0" w:after="0"/>
              <w:ind w:start="0" w:end="0"/>
              <w:rPr>
                <w:b/>
                <w:bCs/>
                <w:i/>
                <w:i/>
                <w:iCs/>
                <w:color w:val="FF0000"/>
                <w:sz w:val="16"/>
                <w:szCs w:val="16"/>
              </w:rPr>
            </w:pPr>
            <w:r>
              <w:rPr>
                <w:b/>
                <w:bCs/>
                <w:i/>
                <w:iCs/>
                <w:color w:val="FF0000"/>
                <w:sz w:val="16"/>
                <w:szCs w:val="16"/>
              </w:rPr>
              <w:t>Date</w:t>
            </w:r>
          </w:p>
        </w:tc>
        <w:tc>
          <w:tcPr>
            <w:tcW w:w="5540" w:type="dxa"/>
            <w:tcBorders/>
          </w:tcPr>
          <w:p>
            <w:pPr>
              <w:pStyle w:val="BodyText"/>
              <w:spacing w:before="0" w:after="0"/>
              <w:ind w:start="0" w:end="0"/>
              <w:rPr>
                <w:b/>
                <w:bCs/>
                <w:i/>
                <w:i/>
                <w:iCs/>
                <w:color w:val="FF0000"/>
                <w:sz w:val="16"/>
                <w:szCs w:val="16"/>
              </w:rPr>
            </w:pPr>
            <w:r>
              <w:rPr>
                <w:b/>
                <w:bCs/>
                <w:i/>
                <w:iCs/>
                <w:color w:val="FF0000"/>
                <w:sz w:val="16"/>
                <w:szCs w:val="16"/>
              </w:rPr>
              <w:t>Changes</w:t>
            </w:r>
          </w:p>
        </w:tc>
      </w:tr>
      <w:tr>
        <w:trPr/>
        <w:tc>
          <w:tcPr>
            <w:tcW w:w="1188" w:type="dxa"/>
            <w:tcBorders/>
          </w:tcPr>
          <w:p>
            <w:pPr>
              <w:pStyle w:val="BodyText"/>
              <w:spacing w:before="0" w:after="0"/>
              <w:ind w:start="0" w:end="0"/>
              <w:rPr>
                <w:bCs/>
                <w:iCs/>
                <w:color w:val="FF0000"/>
                <w:sz w:val="16"/>
                <w:szCs w:val="16"/>
              </w:rPr>
            </w:pPr>
            <w:r>
              <w:rPr>
                <w:bCs/>
                <w:iCs/>
                <w:color w:val="FF0000"/>
                <w:sz w:val="16"/>
                <w:szCs w:val="16"/>
              </w:rPr>
              <w:t>ILP v1.1</w:t>
            </w:r>
          </w:p>
        </w:tc>
        <w:tc>
          <w:tcPr>
            <w:tcW w:w="1800" w:type="dxa"/>
            <w:tcBorders/>
          </w:tcPr>
          <w:p>
            <w:pPr>
              <w:pStyle w:val="BodyText"/>
              <w:spacing w:before="0" w:after="0"/>
              <w:ind w:start="0" w:end="0"/>
              <w:rPr>
                <w:bCs/>
                <w:iCs/>
                <w:color w:val="FF0000"/>
                <w:sz w:val="16"/>
                <w:szCs w:val="16"/>
              </w:rPr>
            </w:pPr>
            <w:r>
              <w:rPr>
                <w:bCs/>
                <w:iCs/>
                <w:color w:val="FF0000"/>
                <w:sz w:val="16"/>
                <w:szCs w:val="16"/>
              </w:rPr>
              <w:t>4</w:t>
            </w:r>
            <w:r>
              <w:rPr>
                <w:bCs/>
                <w:iCs/>
                <w:color w:val="FF0000"/>
                <w:sz w:val="16"/>
                <w:szCs w:val="16"/>
                <w:vertAlign w:val="superscript"/>
              </w:rPr>
              <w:t>th</w:t>
            </w:r>
            <w:r>
              <w:rPr>
                <w:bCs/>
                <w:iCs/>
                <w:color w:val="FF0000"/>
                <w:sz w:val="16"/>
                <w:szCs w:val="16"/>
              </w:rPr>
              <w:t xml:space="preserve"> December 2006</w:t>
            </w:r>
          </w:p>
        </w:tc>
        <w:tc>
          <w:tcPr>
            <w:tcW w:w="5540" w:type="dxa"/>
            <w:tcBorders/>
          </w:tcPr>
          <w:p>
            <w:pPr>
              <w:pStyle w:val="BodyText"/>
              <w:spacing w:before="0" w:after="0"/>
              <w:ind w:start="0" w:end="0"/>
              <w:jc w:val="both"/>
              <w:rPr>
                <w:bCs/>
                <w:iCs/>
                <w:color w:val="FF0000"/>
                <w:sz w:val="16"/>
                <w:szCs w:val="16"/>
              </w:rPr>
            </w:pPr>
            <w:r>
              <w:rPr>
                <w:bCs/>
                <w:iCs/>
                <w:color w:val="FF0000"/>
                <w:sz w:val="16"/>
                <w:szCs w:val="16"/>
              </w:rPr>
              <w:t>Initial draft</w:t>
            </w:r>
          </w:p>
        </w:tc>
      </w:tr>
      <w:tr>
        <w:trPr/>
        <w:tc>
          <w:tcPr>
            <w:tcW w:w="1188" w:type="dxa"/>
            <w:tcBorders/>
          </w:tcPr>
          <w:p>
            <w:pPr>
              <w:pStyle w:val="BodyText"/>
              <w:spacing w:before="0" w:after="0"/>
              <w:ind w:start="0" w:end="0"/>
              <w:rPr>
                <w:bCs/>
                <w:iCs/>
                <w:color w:val="FF0000"/>
                <w:sz w:val="16"/>
                <w:szCs w:val="16"/>
              </w:rPr>
            </w:pPr>
            <w:r>
              <w:rPr>
                <w:bCs/>
                <w:iCs/>
                <w:color w:val="FF0000"/>
                <w:sz w:val="16"/>
                <w:szCs w:val="16"/>
              </w:rPr>
              <w:t>SJ v1.2</w:t>
            </w:r>
          </w:p>
        </w:tc>
        <w:tc>
          <w:tcPr>
            <w:tcW w:w="1800" w:type="dxa"/>
            <w:tcBorders/>
          </w:tcPr>
          <w:p>
            <w:pPr>
              <w:pStyle w:val="BodyText"/>
              <w:spacing w:before="0" w:after="0"/>
              <w:ind w:start="0" w:end="0"/>
              <w:rPr/>
            </w:pPr>
            <w:r>
              <w:rPr>
                <w:bCs/>
                <w:iCs/>
                <w:color w:val="FF0000"/>
                <w:sz w:val="16"/>
                <w:szCs w:val="16"/>
              </w:rPr>
              <w:t>5</w:t>
            </w:r>
            <w:r>
              <w:rPr>
                <w:bCs/>
                <w:iCs/>
                <w:color w:val="FF0000"/>
                <w:sz w:val="16"/>
                <w:szCs w:val="16"/>
                <w:vertAlign w:val="superscript"/>
              </w:rPr>
              <w:t>th</w:t>
            </w:r>
            <w:r>
              <w:rPr>
                <w:bCs/>
                <w:iCs/>
                <w:color w:val="FF0000"/>
                <w:sz w:val="16"/>
                <w:szCs w:val="16"/>
              </w:rPr>
              <w:t xml:space="preserve"> Dec</w:t>
            </w:r>
          </w:p>
        </w:tc>
        <w:tc>
          <w:tcPr>
            <w:tcW w:w="5540" w:type="dxa"/>
            <w:tcBorders/>
          </w:tcPr>
          <w:p>
            <w:pPr>
              <w:pStyle w:val="BodyText"/>
              <w:spacing w:before="0" w:after="0"/>
              <w:ind w:start="0" w:end="0"/>
              <w:jc w:val="both"/>
              <w:rPr>
                <w:bCs/>
                <w:iCs/>
                <w:color w:val="FF0000"/>
                <w:sz w:val="16"/>
                <w:szCs w:val="16"/>
              </w:rPr>
            </w:pPr>
            <w:r>
              <w:rPr>
                <w:bCs/>
                <w:iCs/>
                <w:color w:val="FF0000"/>
                <w:sz w:val="16"/>
                <w:szCs w:val="16"/>
              </w:rPr>
              <w:t>TelCo memo included as embedded file</w:t>
            </w:r>
          </w:p>
        </w:tc>
      </w:tr>
    </w:tbl>
    <w:p>
      <w:pPr>
        <w:pStyle w:val="Title"/>
        <w:rPr>
          <w:lang w:val="en-GB"/>
        </w:rPr>
      </w:pPr>
      <w:r>
        <w:rPr>
          <w:lang w:val="en-GB"/>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t>Attachment 5-E (1)</w:t>
      </w:r>
    </w:p>
    <w:p>
      <w:pPr>
        <w:pStyle w:val="Title"/>
        <w:rPr>
          <w:lang w:val="en-GB"/>
        </w:rPr>
      </w:pPr>
      <w:r>
        <w:rPr>
          <w:lang w:val="en-GB"/>
        </w:rPr>
      </w:r>
    </w:p>
    <w:p>
      <w:pPr>
        <w:pStyle w:val="Title"/>
        <w:rPr>
          <w:lang w:val="en-GB"/>
        </w:rPr>
      </w:pPr>
      <w:r>
        <w:rPr>
          <w:lang w:val="en-GB"/>
        </w:rPr>
        <w:t>Pensions (NL – TelCo)</w:t>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sectPr>
          <w:headerReference w:type="default" r:id="rId2"/>
          <w:footerReference w:type="default" r:id="rId3"/>
          <w:type w:val="nextPage"/>
          <w:pgSz w:w="11906" w:h="16838"/>
          <w:pgMar w:left="1729" w:right="1729" w:gutter="0" w:header="720" w:top="776" w:footer="720" w:bottom="1094"/>
          <w:pgNumType w:start="1" w:fmt="decimal"/>
          <w:formProt w:val="false"/>
          <w:textDirection w:val="lrTb"/>
          <w:docGrid w:type="default" w:linePitch="360" w:charSpace="0"/>
        </w:sectPr>
        <w:pStyle w:val="Title"/>
        <w:rPr>
          <w:lang w:val="en-GB"/>
        </w:rPr>
      </w:pPr>
      <w:r>
        <w:rPr>
          <w:lang w:val="en-GB"/>
        </w:rPr>
      </w:r>
    </w:p>
    <w:p>
      <w:pPr>
        <w:pStyle w:val="Normal"/>
        <w:rPr>
          <w:lang w:val="en-GB"/>
        </w:rPr>
      </w:pPr>
      <w:r>
        <w:rPr>
          <w:lang w:val="en-GB"/>
        </w:rPr>
      </w:r>
    </w:p>
    <w:p>
      <w:pPr>
        <w:pStyle w:val="Normal"/>
        <w:spacing w:before="0" w:after="0"/>
        <w:ind w:hanging="705" w:start="705" w:end="0"/>
        <w:jc w:val="both"/>
        <w:rPr>
          <w:lang w:val="en-GB"/>
          <w:ins w:id="8" w:author="Stuart Johnson" w:date="2006-12-05T11:27:00Z"/>
        </w:rPr>
      </w:pPr>
      <w:r>
        <w:rPr>
          <w:lang w:val="en-GB"/>
        </w:rPr>
        <w:t>1</w:t>
        <w:tab/>
        <w:t>EuroBank will procure that at the earliest possible date after the Commencement Date and subject to the approval of the Dutch regulator on pensions, the Nederlandsche bank (the “DNB”) pursuant to section 32a of the Pensions and Saving Act (the Pensioen- en Spaarfondsenwet) the EuroBank Pension Fund shall transfer the amount equal to the value of the Accrued Rights (the “Accrued Rights Value”) as calculated as per the Commencement Date in accordance with the TelCo Memorandum regarding “Waarde-overdracht” of E.D.C. Elting/G. Frankema, 21 November 2006, hereafter called “the Memo”</w:t>
      </w:r>
      <w:r>
        <w:rPr>
          <w:b/>
          <w:i/>
          <w:lang w:val="en-GB"/>
        </w:rPr>
      </w:r>
      <w:r>
        <w:rPr>
          <w:lang w:val="en-GB"/>
        </w:rPr>
      </w:r>
      <w:r>
        <w:rPr>
          <w:i/>
          <w:lang w:val="en-GB"/>
        </w:rPr>
      </w:r>
      <w:r>
        <w:rPr>
          <w:lang w:val="en-GB"/>
        </w:rPr>
      </w:r>
      <w:r>
        <w:rPr>
          <w:b/>
          <w:i/>
          <w:lang w:val="en-GB"/>
        </w:rPr>
      </w:r>
      <w:r>
        <w:rPr>
          <w:lang w:val="en-GB"/>
        </w:rPr>
      </w:r>
      <w:del w:id="0" w:author="Stuart Johnson" w:date="2006-12-05T11:26:00Z">
        <w:r>
          <w:rPr>
            <w:lang w:val="en-GB"/>
          </w:rPr>
          <w:delText xml:space="preserve">attached </w:delText>
        </w:r>
      </w:del>
      <w:r>
        <w:rPr>
          <w:lang w:val="en-GB"/>
        </w:rPr>
      </w:r>
      <w:r>
        <w:rPr>
          <w:b/>
          <w:i/>
          <w:lang w:val="en-GB"/>
        </w:rPr>
      </w:r>
      <w:r>
        <w:rPr>
          <w:lang w:val="en-GB"/>
        </w:rPr>
      </w:r>
      <w:ins w:id="1" w:author="Stuart Johnson" w:date="2006-12-05T11:25:00Z">
        <w:r>
          <w:rPr>
            <w:lang w:val="en-GB"/>
          </w:rPr>
          <w:t xml:space="preserve">. </w:t>
        </w:r>
      </w:ins>
      <w:ins w:id="2" w:author="Stuart Johnson" w:date="2006-12-05T11:27:00Z">
        <w:r>
          <w:rPr>
            <w:lang w:val="en-GB"/>
          </w:rPr>
          <w:t>T</w:t>
        </w:r>
      </w:ins>
      <w:ins w:id="3" w:author="Stuart Johnson" w:date="2006-12-05T11:25:00Z">
        <w:r>
          <w:rPr>
            <w:lang w:val="en-GB"/>
          </w:rPr>
          <w:t xml:space="preserve">he Memo </w:t>
        </w:r>
      </w:ins>
      <w:ins w:id="4" w:author="Stuart Johnson" w:date="2006-12-05T11:27:00Z">
        <w:r>
          <w:rPr>
            <w:lang w:val="en-GB"/>
          </w:rPr>
          <w:t>is</w:t>
        </w:r>
      </w:ins>
      <w:ins w:id="5" w:author="Stuart Johnson" w:date="2006-12-05T11:25:00Z">
        <w:r>
          <w:rPr>
            <w:lang w:val="en-GB"/>
          </w:rPr>
          <w:t xml:space="preserve"> set out in the following embedded file</w:t>
        </w:r>
      </w:ins>
      <w:ins w:id="6" w:author="Stuart Johnson" w:date="2006-12-05T11:27:00Z">
        <w:r>
          <w:rPr>
            <w:lang w:val="en-GB"/>
          </w:rPr>
          <w:t>:</w:t>
        </w:r>
      </w:ins>
      <w:del w:id="7" w:author="Stuart Johnson" w:date="2006-12-05T11:27:00Z">
        <w:r>
          <w:rPr>
            <w:lang w:val="en-GB"/>
          </w:rPr>
          <w:delText>.</w:delText>
        </w:r>
      </w:del>
    </w:p>
    <w:p>
      <w:pPr>
        <w:pStyle w:val="Normal"/>
        <w:spacing w:before="0" w:after="0"/>
        <w:ind w:hanging="705" w:start="705" w:end="0"/>
        <w:jc w:val="both"/>
        <w:rPr>
          <w:lang w:val="en-GB"/>
          <w:ins w:id="10" w:author="Stuart Johnson" w:date="2006-12-05T11:27:00Z"/>
        </w:rPr>
      </w:pPr>
      <w:ins w:id="9" w:author="Stuart Johnson" w:date="2006-12-05T11:27:00Z">
        <w:r>
          <w:rPr>
            <w:lang w:val="en-GB"/>
          </w:rPr>
        </w:r>
      </w:ins>
    </w:p>
    <w:p>
      <w:pPr>
        <w:pStyle w:val="Normal"/>
        <w:spacing w:before="0" w:after="0"/>
        <w:ind w:hanging="705" w:start="705" w:end="0"/>
        <w:jc w:val="both"/>
        <w:rPr>
          <w:lang w:val="en-GB"/>
        </w:rPr>
      </w:pPr>
      <w:ins w:id="11" w:author="Stuart Johnson" w:date="2006-12-05T11:27:00Z">
        <w:r>
          <w:rPr>
            <w:lang w:val="en-GB"/>
          </w:rPr>
          <w:tab/>
        </w:r>
      </w:ins>
      <w:ins w:id="12" w:author="Stuart Johnson" w:date="2006-12-05T11:27:00Z">
        <w:r>
          <w:rPr>
            <w:rFonts w:cs="Verdana" w:ascii="Verdana" w:hAnsi="Verdana"/>
            <w:sz w:val="20"/>
            <w:szCs w:val="20"/>
          </w:rPr>
          <w:drawing>
            <wp:inline distT="0" distB="0" distL="0" distR="0">
              <wp:extent cx="914400" cy="71437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4"/>
                      <a:srcRect l="-39" t="-50" r="-39" b="-50"/>
                      <a:stretch>
                        <a:fillRect/>
                      </a:stretch>
                    </pic:blipFill>
                    <pic:spPr bwMode="auto">
                      <a:xfrm>
                        <a:off x="0" y="0"/>
                        <a:ext cx="914400" cy="714375"/>
                      </a:xfrm>
                      <a:prstGeom prst="rect">
                        <a:avLst/>
                      </a:prstGeom>
                      <a:noFill/>
                    </pic:spPr>
                  </pic:pic>
                </a:graphicData>
              </a:graphic>
            </wp:inline>
          </w:drawing>
        </w:r>
      </w:ins>
    </w:p>
    <w:p>
      <w:pPr>
        <w:pStyle w:val="Normal"/>
        <w:spacing w:before="0" w:after="0"/>
        <w:ind w:hanging="705" w:start="705" w:end="0"/>
        <w:jc w:val="both"/>
        <w:rPr>
          <w:lang w:val="en-GB"/>
        </w:rPr>
      </w:pPr>
      <w:r>
        <w:rPr>
          <w:lang w:val="en-GB"/>
        </w:rPr>
      </w:r>
    </w:p>
    <w:p>
      <w:pPr>
        <w:pStyle w:val="Normal"/>
        <w:spacing w:before="0" w:after="0"/>
        <w:ind w:hanging="705" w:start="705" w:end="0"/>
        <w:jc w:val="both"/>
        <w:rPr/>
      </w:pPr>
      <w:r>
        <w:rPr>
          <w:lang w:val="en-GB"/>
        </w:rPr>
        <w:t>2</w:t>
        <w:tab/>
        <w:t>As a prepayment for the transfer of the Accrued Rights Value under clause 1, EuroBank shall pay or procure that the EuroBank Pension Fund shall pay to the Vendor Fund a cash amount in euros on Commencement Date (“Initial Cash Amount”) with as value date either the Commencement Date of the first calendar day following the Commencement Date. The amount will be calculated by EuroBank by using the requirements set out in the Memo and is to be established before Commencement Date.</w:t>
      </w:r>
      <w:r>
        <w:rPr>
          <w:b/>
          <w:i/>
          <w:lang w:val="en-GB"/>
        </w:rPr>
      </w:r>
      <w:r>
        <w:rPr>
          <w:lang w:val="en-GB"/>
        </w:rPr>
      </w:r>
    </w:p>
    <w:p>
      <w:pPr>
        <w:pStyle w:val="Normal"/>
        <w:spacing w:before="0" w:after="0"/>
        <w:ind w:hanging="705" w:start="705" w:end="0"/>
        <w:jc w:val="both"/>
        <w:rPr>
          <w:lang w:val="en-GB"/>
        </w:rPr>
      </w:pPr>
      <w:r>
        <w:rPr>
          <w:lang w:val="en-GB"/>
        </w:rPr>
      </w:r>
    </w:p>
    <w:p>
      <w:pPr>
        <w:pStyle w:val="Normal"/>
        <w:spacing w:before="0" w:after="0"/>
        <w:ind w:hanging="705" w:start="705" w:end="0"/>
        <w:jc w:val="both"/>
        <w:rPr>
          <w:lang w:val="en-GB"/>
        </w:rPr>
      </w:pPr>
      <w:r>
        <w:rPr>
          <w:lang w:val="en-GB"/>
        </w:rPr>
        <w:t>3</w:t>
        <w:tab/>
        <w:t>The Seller shall or shall procure that the EuroBank Pension Fund shall prepare and deliver to the Purchaser an actuarial calculation determining (i) the Accrued Rights Value as the actuarial present value of the accrued benefits on the basis of mortality and interest (at 4% per annum) in accordance with the rules set out in the Memo.</w:t>
      </w:r>
      <w:r>
        <w:rPr/>
      </w:r>
    </w:p>
    <w:p>
      <w:pPr>
        <w:pStyle w:val="Normal"/>
        <w:spacing w:before="0" w:after="0"/>
        <w:jc w:val="both"/>
        <w:rPr>
          <w:lang w:val="en-GB"/>
        </w:rPr>
      </w:pPr>
      <w:r>
        <w:rPr>
          <w:lang w:val="en-GB"/>
        </w:rPr>
      </w:r>
    </w:p>
    <w:p>
      <w:pPr>
        <w:pStyle w:val="Normal"/>
        <w:spacing w:before="0" w:after="0"/>
        <w:ind w:hanging="705" w:start="705" w:end="0"/>
        <w:jc w:val="both"/>
        <w:rPr/>
      </w:pPr>
      <w:r>
        <w:rPr/>
        <w:t>4</w:t>
        <w:tab/>
        <w:t>The Purchaser and the Purchaser’s Auditors will have the right to review the calculation of the Accrued Rights Value by the Seller, the Accrued Rights, the Participants base and the Accrued Rights Difference; clauses 3.1 (concluding paragraph) and 3.5 and Clause 4 hereof shall apply mutatis mutandis.</w:t>
      </w:r>
    </w:p>
    <w:p>
      <w:pPr>
        <w:pStyle w:val="Normal"/>
        <w:spacing w:before="0" w:after="0"/>
        <w:ind w:hanging="705" w:start="705" w:end="0"/>
        <w:jc w:val="both"/>
        <w:rPr/>
      </w:pPr>
      <w:r>
        <w:rPr/>
      </w:r>
    </w:p>
    <w:p>
      <w:pPr>
        <w:pStyle w:val="Normal"/>
        <w:spacing w:before="0" w:after="0"/>
        <w:ind w:hanging="705" w:start="705" w:end="0"/>
        <w:jc w:val="both"/>
        <w:rPr/>
      </w:pPr>
      <w:r>
        <w:rPr/>
        <w:t>5</w:t>
        <w:tab/>
        <w:t>The Seller shall pay or shall procure that the EuroBank Pension Fund will pay the Accrued Rights Difference together with an interest at a rate of 3 months EURIBOR that accrues on the Accrued Rights Difference from the Commencement Date until the date of payment of such Accrued Rights Difference, to the Vendor as soon as possible but in any event within 5 Business Days after the amount of the Accrued Rights Difference has been agreed between the Seller and the Purchaser or determined by the Independent Auditors in accordance with Clause 4, as the case may be.</w:t>
      </w:r>
    </w:p>
    <w:p>
      <w:pPr>
        <w:pStyle w:val="Normal"/>
        <w:spacing w:before="0" w:after="0"/>
        <w:ind w:hanging="705" w:start="705" w:end="0"/>
        <w:jc w:val="both"/>
        <w:rPr/>
      </w:pPr>
      <w:r>
        <w:rPr/>
      </w:r>
    </w:p>
    <w:p>
      <w:pPr>
        <w:pStyle w:val="Normal"/>
        <w:spacing w:before="0" w:after="0"/>
        <w:ind w:hanging="705" w:start="705" w:end="0"/>
        <w:jc w:val="both"/>
        <w:rPr/>
      </w:pPr>
      <w:r>
        <w:rPr/>
        <w:t>6</w:t>
        <w:tab/>
        <w:t>If a Participant or a Beneficiary does not consent, to the extent such consent is necessary, to the transfer of his/her Individual Accrued Rights from the EuroBank Pension Fund to the Vendor, the Purchaser shall procure that the following payments shall be made:</w:t>
      </w:r>
    </w:p>
    <w:p>
      <w:pPr>
        <w:pStyle w:val="Normal"/>
        <w:spacing w:before="0" w:after="0"/>
        <w:jc w:val="both"/>
        <w:rPr>
          <w:lang w:val="en-GB"/>
        </w:rPr>
      </w:pPr>
      <w:r>
        <w:rPr>
          <w:lang w:val="en-GB"/>
        </w:rPr>
      </w:r>
    </w:p>
    <w:p>
      <w:pPr>
        <w:pStyle w:val="Normal"/>
        <w:spacing w:before="0" w:after="0"/>
        <w:ind w:hanging="732" w:start="1440" w:end="0"/>
        <w:jc w:val="both"/>
        <w:rPr>
          <w:lang w:val="en-GB"/>
        </w:rPr>
      </w:pPr>
      <w:r>
        <w:rPr>
          <w:lang w:val="en-GB"/>
        </w:rPr>
        <w:t>(a)</w:t>
        <w:tab/>
        <w:t>An amount equal to the Individual Accrued Rights of such Participant together with an interest at a rate of 3 months EURIBOR accrued on such Individual Accrued Rights from the Commencement Date until the date such payment to the EuroBank Pension Fund shall be paid to the EuroBank Pension Fund by the Vendor; and</w:t>
      </w:r>
    </w:p>
    <w:p>
      <w:pPr>
        <w:pStyle w:val="Normal"/>
        <w:spacing w:before="0" w:after="0"/>
        <w:ind w:hanging="732" w:start="1440" w:end="0"/>
        <w:jc w:val="both"/>
        <w:rPr>
          <w:lang w:val="en-GB"/>
        </w:rPr>
      </w:pPr>
      <w:r>
        <w:rPr>
          <w:lang w:val="en-GB"/>
        </w:rPr>
      </w:r>
    </w:p>
    <w:p>
      <w:pPr>
        <w:pStyle w:val="Normal"/>
        <w:spacing w:before="0" w:after="0"/>
        <w:ind w:hanging="732" w:start="1440" w:end="0"/>
        <w:jc w:val="both"/>
        <w:rPr>
          <w:lang w:val="en-GB"/>
        </w:rPr>
      </w:pPr>
      <w:r>
        <w:rPr>
          <w:lang w:val="en-GB"/>
        </w:rPr>
        <w:t>(b)</w:t>
        <w:tab/>
        <w:t>An amount in euros divided by the Accrued Rights Value times the value of the Individual Accrued Rights calculated on the basis of the assumptions and methods consistently applied by the EuroBank Pension Fund and as set out in the Schedule “EuroBank Pension Fund Annual Report”, together with an interest at a rate of 3 months EURIBOR accrued from the Commencement Date until date of payment hereof shall be paid to the Seller by the Purchaser.</w:t>
      </w:r>
    </w:p>
    <w:sectPr>
      <w:headerReference w:type="default" r:id="rId5"/>
      <w:headerReference w:type="first" r:id="rId6"/>
      <w:footerReference w:type="default" r:id="rId7"/>
      <w:footerReference w:type="first" r:id="rId8"/>
      <w:type w:val="nextPage"/>
      <w:pgSz w:w="11906" w:h="16838"/>
      <w:pgMar w:left="1729" w:right="1729" w:gutter="0" w:header="720" w:top="776" w:footer="720" w:bottom="109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Verdan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ab/>
      <w:t>30/11/2006</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tab/>
      <w:tab/>
      <w:t>Attachment 5-E(1) (Pensions - NL TelCo) Final v1.3.doc</w:t>
    </w:r>
    <w:r>
      <w:rPr/>
    </w:r>
    <w:r>
      <w:rPr>
        <w:sz w:val="16"/>
        <w:szCs w:val="16"/>
      </w:rPr>
    </w:r>
    <w:r>
      <w:rPr>
        <w:sz w:val="16"/>
        <w:szCs w:val="16"/>
      </w:rPr>
    </w:r>
    <w:r>
      <w:rPr>
        <w:sz w:val="16"/>
        <w:szCs w:val="16"/>
      </w:rPr>
    </w:r>
    <w:r>
      <w:rPr>
        <w:sz w:val="16"/>
        <w:szCs w:val="16"/>
      </w:rPr>
    </w:r>
    <w:r>
      <w:rPr>
        <w:sz w:val="16"/>
        <w:szCs w:val="16"/>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tab/>
      <w:tab/>
      <w:t>Attachment 5-E(1) (Pensions - NL TelCo) Final v1.3.doc</w:t>
    </w:r>
    <w:r>
      <w:rPr/>
    </w:r>
    <w:r>
      <w:rPr>
        <w:sz w:val="16"/>
        <w:szCs w:val="16"/>
      </w:rPr>
    </w:r>
    <w:r>
      <w:rPr>
        <w:sz w:val="16"/>
        <w:szCs w:val="16"/>
      </w:rPr>
    </w:r>
    <w:r>
      <w:rPr>
        <w:sz w:val="16"/>
        <w:szCs w:val="16"/>
      </w:rPr>
    </w:r>
    <w:r>
      <w:rPr>
        <w:sz w:val="16"/>
        <w:szCs w:val="16"/>
      </w:rPr>
    </w:r>
    <w:r>
      <w:rPr>
        <w:sz w:val="16"/>
        <w:szCs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5">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6">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style>
  <w:style w:type="character" w:styleId="WW8Num1z1">
    <w:name w:val="WW8Num1z1"/>
    <w:qFormat/>
    <w:rPr>
      <w:i w:val="false"/>
    </w:rPr>
  </w:style>
  <w:style w:type="character" w:styleId="WW8Num1z3">
    <w:name w:val="WW8Num1z3"/>
    <w:qFormat/>
    <w:rPr>
      <w:sz w:val="22"/>
    </w:rPr>
  </w:style>
  <w:style w:type="character" w:styleId="WW8Num1z4">
    <w:name w:val="WW8Num1z4"/>
    <w:qFormat/>
    <w:rPr>
      <w:b w:val="false"/>
      <w:i w:val="false"/>
      <w:sz w:val="22"/>
    </w:rPr>
  </w:style>
  <w:style w:type="character" w:styleId="WW8Num2z0">
    <w:name w:val="WW8Num2z0"/>
    <w:qFormat/>
    <w:rPr>
      <w:rFonts w:ascii="Times New Roman Bold;Times New Roman" w:hAnsi="Times New Roman Bold;Times New Roman" w:cs="Times New Roman Bold;Times New Roman"/>
      <w:b/>
      <w:i w:val="false"/>
      <w:sz w:val="22"/>
      <w:szCs w:val="22"/>
    </w:rPr>
  </w:style>
  <w:style w:type="character" w:styleId="WW8Num2z1">
    <w:name w:val="WW8Num2z1"/>
    <w:qFormat/>
    <w:rPr>
      <w:rFonts w:ascii="Times New Roman Bold;Times New Roman" w:hAnsi="Times New Roman Bold;Times New Roman" w:cs="Times New Roman Bold;Times New Roman"/>
      <w:b/>
      <w:i w:val="false"/>
      <w:sz w:val="28"/>
    </w:rPr>
  </w:style>
  <w:style w:type="character" w:styleId="WW8Num2z2">
    <w:name w:val="WW8Num2z2"/>
    <w:qFormat/>
    <w:rPr>
      <w:rFonts w:ascii="Times New Roman" w:hAnsi="Times New Roman" w:cs="Times New Roman"/>
      <w:b/>
      <w:i w:val="false"/>
      <w:sz w:val="24"/>
    </w:rPr>
  </w:style>
  <w:style w:type="character" w:styleId="WW8Num2z4">
    <w:name w:val="WW8Num2z4"/>
    <w:qFormat/>
    <w:rPr>
      <w:rFonts w:ascii="Times New Roman" w:hAnsi="Times New Roman" w:cs="Times New Roman"/>
      <w:b w:val="false"/>
      <w:i w:val="false"/>
      <w:sz w:val="22"/>
    </w:rPr>
  </w:style>
  <w:style w:type="character" w:styleId="WW8Num2z8">
    <w:name w:val="WW8Num2z8"/>
    <w:qFormat/>
    <w:rPr/>
  </w:style>
  <w:style w:type="character" w:styleId="WW8Num3z0">
    <w:name w:val="WW8Num3z0"/>
    <w:qFormat/>
    <w:rPr/>
  </w:style>
  <w:style w:type="character" w:styleId="WW8Num4z0">
    <w:name w:val="WW8Num4z0"/>
    <w:qFormat/>
    <w:rPr>
      <w:rFonts w:ascii="Times New Roman Bold;Times New Roman" w:hAnsi="Times New Roman Bold;Times New Roman" w:cs="Times New Roman Bold;Times New Roman"/>
      <w:b/>
      <w:i w:val="false"/>
      <w:sz w:val="28"/>
      <w:szCs w:val="28"/>
    </w:rPr>
  </w:style>
  <w:style w:type="character" w:styleId="WW8Num4z1">
    <w:name w:val="WW8Num4z1"/>
    <w:qFormat/>
    <w:rPr>
      <w:rFonts w:ascii="Times New Roman Bold;Times New Roman" w:hAnsi="Times New Roman Bold;Times New Roman" w:cs="Times New Roman Bold;Times New Roman"/>
      <w:b/>
      <w:i w:val="false"/>
      <w:sz w:val="28"/>
    </w:rPr>
  </w:style>
  <w:style w:type="character" w:styleId="WW8Num4z2">
    <w:name w:val="WW8Num4z2"/>
    <w:qFormat/>
    <w:rPr>
      <w:rFonts w:ascii="Times New Roman" w:hAnsi="Times New Roman" w:cs="Times New Roman"/>
      <w:b/>
      <w:i w:val="false"/>
      <w:sz w:val="24"/>
    </w:rPr>
  </w:style>
  <w:style w:type="character" w:styleId="WW8Num4z4">
    <w:name w:val="WW8Num4z4"/>
    <w:qFormat/>
    <w:rPr>
      <w:rFonts w:ascii="Times New Roman" w:hAnsi="Times New Roman" w:cs="Times New Roman"/>
      <w:b w:val="false"/>
      <w:i w:val="false"/>
      <w:sz w:val="22"/>
    </w:rPr>
  </w:style>
  <w:style w:type="character" w:styleId="WW8Num4z8">
    <w:name w:val="WW8Num4z8"/>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3z0">
    <w:name w:val="WW8Num13z0"/>
    <w:qFormat/>
    <w:rPr>
      <w:b w:val="false"/>
      <w:i w:val="false"/>
      <w:color w:val="000000"/>
      <w:sz w:val="22"/>
    </w:rPr>
  </w:style>
  <w:style w:type="character" w:styleId="WW8Num13z2">
    <w:name w:val="WW8Num13z2"/>
    <w:qFormat/>
    <w:rPr>
      <w:b w:val="false"/>
      <w:i w:val="false"/>
      <w:sz w:val="22"/>
    </w:rPr>
  </w:style>
  <w:style w:type="character" w:styleId="WW8Num13z4">
    <w:name w:val="WW8Num13z4"/>
    <w:qFormat/>
    <w:rPr/>
  </w:style>
  <w:style w:type="character" w:styleId="WW8Num14z1">
    <w:name w:val="WW8Num14z1"/>
    <w:qFormat/>
    <w:rPr/>
  </w:style>
  <w:style w:type="character" w:styleId="WW8Num15z1">
    <w:name w:val="WW8Num15z1"/>
    <w:qFormat/>
    <w:rPr/>
  </w:style>
  <w:style w:type="character" w:styleId="WW8Num18z1">
    <w:name w:val="WW8Num18z1"/>
    <w:qFormat/>
    <w:rPr/>
  </w:style>
  <w:style w:type="character" w:styleId="WW8Num20z1">
    <w:name w:val="WW8Num20z1"/>
    <w:qFormat/>
    <w:rPr/>
  </w:style>
  <w:style w:type="character" w:styleId="WW8Num22z0">
    <w:name w:val="WW8Num22z0"/>
    <w:qFormat/>
    <w:rPr/>
  </w:style>
  <w:style w:type="character" w:styleId="WW8Num23z0">
    <w:name w:val="WW8Num23z0"/>
    <w:qFormat/>
    <w:rPr/>
  </w:style>
  <w:style w:type="character" w:styleId="WW8Num23z1">
    <w:name w:val="WW8Num23z1"/>
    <w:qFormat/>
    <w:rPr>
      <w:b w:val="false"/>
      <w:i w:val="false"/>
      <w:color w:val="000000"/>
    </w:rPr>
  </w:style>
  <w:style w:type="character" w:styleId="WW8Num24z0">
    <w:name w:val="WW8Num24z0"/>
    <w:qFormat/>
    <w:rPr>
      <w:rFonts w:ascii="Times New Roman Bold;Times New Roman" w:hAnsi="Times New Roman Bold;Times New Roman" w:cs="Times New Roman Bold;Times New Roman"/>
      <w:b/>
      <w:i w:val="false"/>
      <w:sz w:val="28"/>
    </w:rPr>
  </w:style>
  <w:style w:type="character" w:styleId="WW8Num24z2">
    <w:name w:val="WW8Num24z2"/>
    <w:qFormat/>
    <w:rPr>
      <w:rFonts w:ascii="Times New Roman" w:hAnsi="Times New Roman" w:cs="Times New Roman"/>
      <w:b/>
      <w:i w:val="false"/>
      <w:sz w:val="24"/>
    </w:rPr>
  </w:style>
  <w:style w:type="character" w:styleId="WW8Num24z4">
    <w:name w:val="WW8Num24z4"/>
    <w:qFormat/>
    <w:rPr>
      <w:rFonts w:ascii="Times New Roman" w:hAnsi="Times New Roman" w:cs="Times New Roman"/>
      <w:b w:val="false"/>
      <w:i w:val="false"/>
      <w:sz w:val="22"/>
    </w:rPr>
  </w:style>
  <w:style w:type="character" w:styleId="WW8Num24z8">
    <w:name w:val="WW8Num24z8"/>
    <w:qFormat/>
    <w:rPr/>
  </w:style>
  <w:style w:type="character" w:styleId="WW8Num25z0">
    <w:name w:val="WW8Num25z0"/>
    <w:qFormat/>
    <w:rPr>
      <w:rFonts w:ascii="Times New Roman" w:hAnsi="Times New Roman" w:cs="Times New Roman"/>
      <w:b w:val="false"/>
      <w:i w:val="false"/>
      <w:color w:val="000000"/>
      <w:sz w:val="22"/>
    </w:rPr>
  </w:style>
  <w:style w:type="character" w:styleId="WW8Num25z1">
    <w:name w:val="WW8Num25z1"/>
    <w:qFormat/>
    <w:rPr>
      <w:rFonts w:ascii="Times New Roman" w:hAnsi="Times New Roman" w:cs="Times New Roman"/>
      <w:b w:val="false"/>
      <w:i w:val="false"/>
      <w:sz w:val="22"/>
    </w:rPr>
  </w:style>
  <w:style w:type="character" w:styleId="WW8Num25z4">
    <w:name w:val="WW8Num25z4"/>
    <w:qFormat/>
    <w:rPr/>
  </w:style>
  <w:style w:type="character" w:styleId="WW8Num26z0">
    <w:name w:val="WW8Num26z0"/>
    <w:qFormat/>
    <w:rPr/>
  </w:style>
  <w:style w:type="character" w:styleId="WW8Num26z1">
    <w:name w:val="WW8Num26z1"/>
    <w:qFormat/>
    <w:rPr>
      <w:i w:val="false"/>
    </w:rPr>
  </w:style>
  <w:style w:type="character" w:styleId="WW8Num26z3">
    <w:name w:val="WW8Num26z3"/>
    <w:qFormat/>
    <w:rPr>
      <w:sz w:val="22"/>
    </w:rPr>
  </w:style>
  <w:style w:type="character" w:styleId="WW8Num26z4">
    <w:name w:val="WW8Num26z4"/>
    <w:qFormat/>
    <w:rPr>
      <w:rFonts w:ascii="Times New Roman" w:hAnsi="Times New Roman" w:cs="Times New Roman"/>
      <w:b w:val="false"/>
      <w:i w:val="false"/>
      <w:sz w:val="22"/>
    </w:rPr>
  </w:style>
  <w:style w:type="character" w:styleId="WW8Num27z0">
    <w:name w:val="WW8Num27z0"/>
    <w:qFormat/>
    <w:rPr/>
  </w:style>
  <w:style w:type="character" w:styleId="WW8Num28z0">
    <w:name w:val="WW8Num28z0"/>
    <w:qFormat/>
    <w:rPr/>
  </w:style>
  <w:style w:type="character" w:styleId="WW8Num29z0">
    <w:name w:val="WW8Num29z0"/>
    <w:qFormat/>
    <w:rPr>
      <w:rFonts w:ascii="Times New Roman" w:hAnsi="Times New Roman" w:cs="Times New Roman"/>
      <w:b w:val="false"/>
      <w:i w:val="false"/>
      <w:color w:val="000000"/>
      <w:sz w:val="22"/>
    </w:rPr>
  </w:style>
  <w:style w:type="character" w:styleId="WW8Num29z1">
    <w:name w:val="WW8Num29z1"/>
    <w:qFormat/>
    <w:rPr>
      <w:rFonts w:ascii="Times New Roman" w:hAnsi="Times New Roman" w:cs="Times New Roman"/>
      <w:b w:val="false"/>
      <w:i w:val="false"/>
      <w:sz w:val="22"/>
    </w:rPr>
  </w:style>
  <w:style w:type="character" w:styleId="WW8Num29z4">
    <w:name w:val="WW8Num29z4"/>
    <w:qFormat/>
    <w:rPr/>
  </w:style>
  <w:style w:type="character" w:styleId="WW8Num30z0">
    <w:name w:val="WW8Num30z0"/>
    <w:qFormat/>
    <w:rPr>
      <w:rFonts w:ascii="Times New Roman Bold;Times New Roman" w:hAnsi="Times New Roman Bold;Times New Roman" w:cs="Times New Roman Bold;Times New Roman"/>
      <w:b/>
      <w:i w:val="false"/>
      <w:sz w:val="28"/>
    </w:rPr>
  </w:style>
  <w:style w:type="character" w:styleId="WW8Num30z2">
    <w:name w:val="WW8Num30z2"/>
    <w:qFormat/>
    <w:rPr>
      <w:rFonts w:ascii="Times New Roman" w:hAnsi="Times New Roman" w:cs="Times New Roman"/>
      <w:b/>
      <w:i w:val="false"/>
      <w:sz w:val="24"/>
    </w:rPr>
  </w:style>
  <w:style w:type="character" w:styleId="WW8Num30z4">
    <w:name w:val="WW8Num30z4"/>
    <w:qFormat/>
    <w:rPr>
      <w:rFonts w:ascii="Times New Roman" w:hAnsi="Times New Roman" w:cs="Times New Roman"/>
      <w:b w:val="false"/>
      <w:i w:val="false"/>
      <w:sz w:val="22"/>
    </w:rPr>
  </w:style>
  <w:style w:type="character" w:styleId="WW8Num30z8">
    <w:name w:val="WW8Num30z8"/>
    <w:qFormat/>
    <w:rPr/>
  </w:style>
  <w:style w:type="character" w:styleId="WW8Num31z1">
    <w:name w:val="WW8Num31z1"/>
    <w:qFormat/>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4z0">
    <w:name w:val="WW8Num34z0"/>
    <w:qFormat/>
    <w:rPr>
      <w:rFonts w:ascii="Times New Roman Bold;Times New Roman" w:hAnsi="Times New Roman Bold;Times New Roman" w:cs="Times New Roman Bold;Times New Roman"/>
      <w:b/>
      <w:i w:val="false"/>
      <w:sz w:val="28"/>
    </w:rPr>
  </w:style>
  <w:style w:type="character" w:styleId="WW8Num34z2">
    <w:name w:val="WW8Num34z2"/>
    <w:qFormat/>
    <w:rPr>
      <w:rFonts w:ascii="Times New Roman" w:hAnsi="Times New Roman" w:cs="Times New Roman"/>
      <w:b/>
      <w:i w:val="false"/>
      <w:sz w:val="24"/>
    </w:rPr>
  </w:style>
  <w:style w:type="character" w:styleId="WW8Num34z4">
    <w:name w:val="WW8Num34z4"/>
    <w:qFormat/>
    <w:rPr>
      <w:rFonts w:ascii="Times New Roman" w:hAnsi="Times New Roman" w:cs="Times New Roman"/>
      <w:b w:val="false"/>
      <w:i w:val="false"/>
      <w:sz w:val="22"/>
    </w:rPr>
  </w:style>
  <w:style w:type="character" w:styleId="WW8Num34z8">
    <w:name w:val="WW8Num34z8"/>
    <w:qFormat/>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PageNumber">
    <w:name w:val="page number"/>
    <w:basedOn w:val="DefaultParagraphFon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6"/>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5"/>
      </w:numPr>
    </w:pPr>
    <w:rPr>
      <w:bCs/>
    </w:rPr>
  </w:style>
  <w:style w:type="paragraph" w:styleId="TableLevel3Numbered">
    <w:name w:val="Table Level 3 Numbered"/>
    <w:basedOn w:val="Normal"/>
    <w:qFormat/>
    <w:pPr>
      <w:numPr>
        <w:ilvl w:val="0"/>
        <w:numId w:val="5"/>
      </w:numPr>
    </w:pPr>
    <w:rPr/>
  </w:style>
  <w:style w:type="paragraph" w:styleId="TableLevel4Numbered">
    <w:name w:val="Table Level 4 Numbered"/>
    <w:basedOn w:val="Normal"/>
    <w:qFormat/>
    <w:pPr>
      <w:numPr>
        <w:ilvl w:val="0"/>
        <w:numId w:val="5"/>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4"/>
      </w:numPr>
      <w:spacing w:before="240" w:after="240"/>
    </w:pPr>
    <w:rPr/>
  </w:style>
  <w:style w:type="paragraph" w:styleId="BodyLevel2Numbered">
    <w:name w:val="Body Level 2 Numbered"/>
    <w:basedOn w:val="Normal"/>
    <w:qFormat/>
    <w:pPr>
      <w:numPr>
        <w:ilvl w:val="0"/>
        <w:numId w:val="4"/>
      </w:numPr>
      <w:spacing w:before="240" w:after="240"/>
    </w:pPr>
    <w:rPr/>
  </w:style>
  <w:style w:type="paragraph" w:styleId="BodyLevel3Numbered">
    <w:name w:val="Body Level 3 Numbered"/>
    <w:basedOn w:val="Normal"/>
    <w:qFormat/>
    <w:pPr>
      <w:numPr>
        <w:ilvl w:val="0"/>
        <w:numId w:val="4"/>
      </w:numPr>
      <w:spacing w:before="240" w:after="240"/>
    </w:pPr>
    <w:rPr/>
  </w:style>
  <w:style w:type="paragraph" w:styleId="BodyLevel4Numbered">
    <w:name w:val="Body Level 4 Numbered"/>
    <w:basedOn w:val="Normal"/>
    <w:qFormat/>
    <w:pPr>
      <w:numPr>
        <w:ilvl w:val="0"/>
        <w:numId w:val="4"/>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image2.wmf"/><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2006-12-07T14:57:00Z</dcterms:created>
  <dc:creator> </dc:creator>
  <dc:description/>
  <cp:keywords/>
  <dc:language>en-US</dc:language>
  <cp:lastModifiedBy>Stuart Johnson</cp:lastModifiedBy>
  <cp:lastPrinted>2005-07-04T16:19:00Z</cp:lastPrinted>
  <dcterms:modified xsi:type="dcterms:W3CDTF">2006-12-07T14:57:00Z</dcterms:modified>
  <cp:revision>2</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1383228668</vt:r8>
  </property>
  <property fmtid="{D5CDD505-2E9C-101B-9397-08002B2CF9AE}" pid="3" name="_AuthorEmail">
    <vt:lpwstr>ilse.persoons@ing.be</vt:lpwstr>
  </property>
  <property fmtid="{D5CDD505-2E9C-101B-9397-08002B2CF9AE}" pid="4" name="_AuthorEmailDisplayName">
    <vt:lpwstr>Persoons, I. (Ilse)</vt:lpwstr>
  </property>
  <property fmtid="{D5CDD505-2E9C-101B-9397-08002B2CF9AE}" pid="5" name="_EmailSubject">
    <vt:lpwstr>5E 1</vt:lpwstr>
  </property>
  <property fmtid="{D5CDD505-2E9C-101B-9397-08002B2CF9AE}" pid="6" name="_ReviewingToolsShownOnce">
    <vt:lpwstr/>
  </property>
</Properties>
</file>